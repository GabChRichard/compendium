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E47B5C" w:rsidP="6AF8F127" w:rsidRDefault="00E47B5C" w14:paraId="2F9D7B7E" w14:textId="27FDEFE0">
      <w:pPr>
        <w:pStyle w:val="Title"/>
        <w:rPr>
          <w:sz w:val="48"/>
          <w:szCs w:val="48"/>
        </w:rPr>
      </w:pPr>
    </w:p>
    <w:p w:rsidR="00E47B5C" w:rsidP="3F80F230" w:rsidRDefault="00E47B5C" w14:paraId="1F287039" w14:textId="5625DB5C"/>
    <w:p w:rsidR="00E47B5C" w:rsidP="3F80F230" w:rsidRDefault="00E47B5C" w14:paraId="1FD6129A" w14:textId="44B177FB"/>
    <w:p w:rsidR="00E47B5C" w:rsidP="3F80F230" w:rsidRDefault="00E47B5C" w14:paraId="6D1FBB00" w14:textId="7E54A367"/>
    <w:p w:rsidR="00E47B5C" w:rsidP="3DDD0544" w:rsidRDefault="00E47B5C" w14:paraId="36D0138D" w14:textId="7820D38F">
      <w:pPr>
        <w:pStyle w:val="Title"/>
        <w:rPr>
          <w:sz w:val="48"/>
          <w:szCs w:val="48"/>
        </w:rPr>
      </w:pPr>
    </w:p>
    <w:p w:rsidR="00E47B5C" w:rsidP="3DDD0544" w:rsidRDefault="00E47B5C" w14:paraId="56CA2914" w14:textId="77777777">
      <w:pPr>
        <w:pStyle w:val="Title"/>
        <w:rPr>
          <w:sz w:val="48"/>
          <w:szCs w:val="48"/>
        </w:rPr>
      </w:pPr>
    </w:p>
    <w:p w:rsidR="3F80F230" w:rsidP="3F80F230" w:rsidRDefault="3F80F230" w14:paraId="613C3664" w14:textId="43A84189"/>
    <w:p w:rsidRPr="00E47B5C" w:rsidR="070D8889" w:rsidP="00F13EEE" w:rsidRDefault="002C3238" w14:paraId="0BDD9DCE" w14:textId="2F54FDE6">
      <w:pPr>
        <w:pStyle w:val="Title"/>
        <w:jc w:val="center"/>
        <w:rPr>
          <w:sz w:val="48"/>
          <w:szCs w:val="48"/>
        </w:rPr>
      </w:pPr>
      <w:r w:rsidRPr="66557024">
        <w:rPr>
          <w:sz w:val="48"/>
          <w:szCs w:val="48"/>
        </w:rPr>
        <w:t>Guide</w:t>
      </w:r>
      <w:r w:rsidRPr="66557024" w:rsidR="7FC9F516">
        <w:rPr>
          <w:sz w:val="48"/>
          <w:szCs w:val="48"/>
        </w:rPr>
        <w:t xml:space="preserve"> pour les étudiant</w:t>
      </w:r>
      <w:r w:rsidRPr="66557024">
        <w:rPr>
          <w:sz w:val="48"/>
          <w:szCs w:val="48"/>
        </w:rPr>
        <w:t>ES ET ÉTUDIANTS</w:t>
      </w:r>
    </w:p>
    <w:p w:rsidRPr="00F13EEE" w:rsidR="070D8889" w:rsidP="00F13EEE" w:rsidRDefault="070D8889" w14:paraId="09022143" w14:textId="1F044F5D">
      <w:pPr>
        <w:pStyle w:val="Subtitle"/>
        <w:jc w:val="center"/>
        <w:rPr>
          <w:sz w:val="32"/>
          <w:szCs w:val="32"/>
        </w:rPr>
      </w:pPr>
      <w:r w:rsidRPr="4D1FC807">
        <w:rPr>
          <w:sz w:val="32"/>
          <w:szCs w:val="32"/>
        </w:rPr>
        <w:t>Département de techniques d’intégration multimédia</w:t>
      </w:r>
    </w:p>
    <w:p w:rsidR="3F80F230" w:rsidP="3F80F230" w:rsidRDefault="3F80F230" w14:paraId="26CBCA36" w14:textId="58DC9F63"/>
    <w:p w:rsidR="3F80F230" w:rsidP="3F80F230" w:rsidRDefault="3F80F230" w14:paraId="161F9158" w14:textId="4A2CCB7B"/>
    <w:p w:rsidR="3F80F230" w:rsidP="3F80F230" w:rsidRDefault="3F80F230" w14:paraId="4C146F05" w14:textId="15673EB2"/>
    <w:p w:rsidR="3F80F230" w:rsidP="3F80F230" w:rsidRDefault="3F80F230" w14:paraId="012C575A" w14:textId="3620E03D"/>
    <w:p w:rsidR="3F80F230" w:rsidP="3F80F230" w:rsidRDefault="3F80F230" w14:paraId="7F067595" w14:textId="46B3B21E"/>
    <w:p w:rsidR="3F80F230" w:rsidP="3F80F230" w:rsidRDefault="3F80F230" w14:paraId="7AFA45BF" w14:textId="3ADE231A"/>
    <w:p w:rsidR="3F80F230" w:rsidP="3F80F230" w:rsidRDefault="3F80F230" w14:paraId="01C937D7" w14:textId="75737935"/>
    <w:p w:rsidR="3F80F230" w:rsidP="3F80F230" w:rsidRDefault="3F80F230" w14:paraId="07A52C8B" w14:textId="688B75C7"/>
    <w:p w:rsidR="3F80F230" w:rsidP="3F80F230" w:rsidRDefault="3F80F230" w14:paraId="4BD620FE" w14:textId="50A08611"/>
    <w:p w:rsidR="00E47B5C" w:rsidP="00E47B5C" w:rsidRDefault="00E47B5C" w14:paraId="02B24C30" w14:textId="7E535444"/>
    <w:p w:rsidR="00E47B5C" w:rsidRDefault="00E47B5C" w14:paraId="5DD4AA0A" w14:textId="4C3F58E7">
      <w:r>
        <w:br w:type="page"/>
      </w:r>
    </w:p>
    <w:bookmarkStart w:name="_Toc31986516" w:displacedByCustomXml="next" w:id="0"/>
    <w:bookmarkStart w:name="_Toc35872933" w:displacedByCustomXml="next" w:id="1"/>
    <w:sdt>
      <w:sdtPr>
        <w:rPr>
          <w:b/>
          <w:bCs/>
          <w:color w:val="auto"/>
          <w:spacing w:val="0"/>
        </w:rPr>
        <w:id w:val="708590266"/>
        <w:docPartObj>
          <w:docPartGallery w:val="Table of Contents"/>
          <w:docPartUnique/>
        </w:docPartObj>
      </w:sdtPr>
      <w:sdtContent>
        <w:p w:rsidR="002F669A" w:rsidP="25038719" w:rsidRDefault="002F669A" w14:paraId="2F8C27EE" w14:textId="2A9F8FE5">
          <w:pPr>
            <w:pStyle w:val="TOCHeading"/>
            <w:rPr>
              <w:lang w:val="fr-FR"/>
            </w:rPr>
          </w:pPr>
          <w:r w:rsidRPr="25038719">
            <w:rPr>
              <w:lang w:val="fr-FR"/>
            </w:rPr>
            <w:t>Table des matières</w:t>
          </w:r>
        </w:p>
        <w:p w:rsidR="00ED4C54" w:rsidRDefault="25038719" w14:paraId="7E31BA0E" w14:textId="34370FA8">
          <w:pPr>
            <w:pStyle w:val="TOC1"/>
            <w:tabs>
              <w:tab w:val="right" w:leader="dot" w:pos="9062"/>
            </w:tabs>
            <w:rPr>
              <w:b w:val="0"/>
              <w:bCs w:val="0"/>
              <w:i w:val="0"/>
              <w:iCs w:val="0"/>
              <w:noProof/>
              <w:sz w:val="22"/>
              <w:szCs w:val="22"/>
              <w:lang w:val="en-CA" w:eastAsia="en-CA"/>
            </w:rPr>
          </w:pPr>
          <w:r>
            <w:fldChar w:fldCharType="begin"/>
          </w:r>
          <w:r w:rsidR="002F669A">
            <w:instrText>TOC \o "1-3" \h \z \u</w:instrText>
          </w:r>
          <w:r>
            <w:fldChar w:fldCharType="separate"/>
          </w:r>
          <w:hyperlink w:history="1" w:anchor="_Toc111639086">
            <w:r w:rsidRPr="00BD1F25" w:rsidR="00ED4C54">
              <w:rPr>
                <w:rStyle w:val="Hyperlink"/>
                <w:noProof/>
              </w:rPr>
              <w:t>Nouveautés de cette année</w:t>
            </w:r>
            <w:r w:rsidR="00ED4C54">
              <w:rPr>
                <w:noProof/>
                <w:webHidden/>
              </w:rPr>
              <w:tab/>
            </w:r>
            <w:r w:rsidR="00ED4C54">
              <w:rPr>
                <w:noProof/>
                <w:webHidden/>
              </w:rPr>
              <w:fldChar w:fldCharType="begin"/>
            </w:r>
            <w:r w:rsidR="00ED4C54">
              <w:rPr>
                <w:noProof/>
                <w:webHidden/>
              </w:rPr>
              <w:instrText xml:space="preserve"> PAGEREF _Toc111639086 \h </w:instrText>
            </w:r>
            <w:r w:rsidR="00ED4C54">
              <w:rPr>
                <w:noProof/>
                <w:webHidden/>
              </w:rPr>
            </w:r>
            <w:r w:rsidR="00ED4C54">
              <w:rPr>
                <w:noProof/>
                <w:webHidden/>
              </w:rPr>
              <w:fldChar w:fldCharType="separate"/>
            </w:r>
            <w:r w:rsidR="00ED4C54">
              <w:rPr>
                <w:noProof/>
                <w:webHidden/>
              </w:rPr>
              <w:t>5</w:t>
            </w:r>
            <w:r w:rsidR="00ED4C54">
              <w:rPr>
                <w:noProof/>
                <w:webHidden/>
              </w:rPr>
              <w:fldChar w:fldCharType="end"/>
            </w:r>
          </w:hyperlink>
        </w:p>
        <w:p w:rsidR="00ED4C54" w:rsidRDefault="00612A8F" w14:paraId="54BBA3CB" w14:textId="4900490D">
          <w:pPr>
            <w:pStyle w:val="TOC2"/>
            <w:tabs>
              <w:tab w:val="right" w:leader="dot" w:pos="9062"/>
            </w:tabs>
            <w:rPr>
              <w:b w:val="0"/>
              <w:bCs w:val="0"/>
              <w:noProof/>
              <w:lang w:val="en-CA" w:eastAsia="en-CA"/>
            </w:rPr>
          </w:pPr>
          <w:hyperlink w:history="1" w:anchor="_Toc111639087">
            <w:r w:rsidRPr="00BD1F25" w:rsidR="00ED4C54">
              <w:rPr>
                <w:rStyle w:val="Hyperlink"/>
                <w:noProof/>
                <w:lang w:eastAsia="fr-CA"/>
              </w:rPr>
              <w:t>Nouveau local de travail avec 10 postes Windows, le C-1602</w:t>
            </w:r>
            <w:r w:rsidR="00ED4C54">
              <w:rPr>
                <w:noProof/>
                <w:webHidden/>
              </w:rPr>
              <w:tab/>
            </w:r>
            <w:r w:rsidR="00ED4C54">
              <w:rPr>
                <w:noProof/>
                <w:webHidden/>
              </w:rPr>
              <w:fldChar w:fldCharType="begin"/>
            </w:r>
            <w:r w:rsidR="00ED4C54">
              <w:rPr>
                <w:noProof/>
                <w:webHidden/>
              </w:rPr>
              <w:instrText xml:space="preserve"> PAGEREF _Toc111639087 \h </w:instrText>
            </w:r>
            <w:r w:rsidR="00ED4C54">
              <w:rPr>
                <w:noProof/>
                <w:webHidden/>
              </w:rPr>
            </w:r>
            <w:r w:rsidR="00ED4C54">
              <w:rPr>
                <w:noProof/>
                <w:webHidden/>
              </w:rPr>
              <w:fldChar w:fldCharType="separate"/>
            </w:r>
            <w:r w:rsidR="00ED4C54">
              <w:rPr>
                <w:noProof/>
                <w:webHidden/>
              </w:rPr>
              <w:t>5</w:t>
            </w:r>
            <w:r w:rsidR="00ED4C54">
              <w:rPr>
                <w:noProof/>
                <w:webHidden/>
              </w:rPr>
              <w:fldChar w:fldCharType="end"/>
            </w:r>
          </w:hyperlink>
        </w:p>
        <w:p w:rsidR="00ED4C54" w:rsidRDefault="00612A8F" w14:paraId="3D879490" w14:textId="52743F32">
          <w:pPr>
            <w:pStyle w:val="TOC2"/>
            <w:tabs>
              <w:tab w:val="right" w:leader="dot" w:pos="9062"/>
            </w:tabs>
            <w:rPr>
              <w:b w:val="0"/>
              <w:bCs w:val="0"/>
              <w:noProof/>
              <w:lang w:val="en-CA" w:eastAsia="en-CA"/>
            </w:rPr>
          </w:pPr>
          <w:hyperlink w:history="1" w:anchor="_Toc111639088">
            <w:r w:rsidRPr="00BD1F25" w:rsidR="00ED4C54">
              <w:rPr>
                <w:rStyle w:val="Hyperlink"/>
                <w:noProof/>
              </w:rPr>
              <w:t>Utilisation du laboratoire Windows B-1387 pour rendus durant l’hiver</w:t>
            </w:r>
            <w:r w:rsidR="00ED4C54">
              <w:rPr>
                <w:noProof/>
                <w:webHidden/>
              </w:rPr>
              <w:tab/>
            </w:r>
            <w:r w:rsidR="00ED4C54">
              <w:rPr>
                <w:noProof/>
                <w:webHidden/>
              </w:rPr>
              <w:fldChar w:fldCharType="begin"/>
            </w:r>
            <w:r w:rsidR="00ED4C54">
              <w:rPr>
                <w:noProof/>
                <w:webHidden/>
              </w:rPr>
              <w:instrText xml:space="preserve"> PAGEREF _Toc111639088 \h </w:instrText>
            </w:r>
            <w:r w:rsidR="00ED4C54">
              <w:rPr>
                <w:noProof/>
                <w:webHidden/>
              </w:rPr>
            </w:r>
            <w:r w:rsidR="00ED4C54">
              <w:rPr>
                <w:noProof/>
                <w:webHidden/>
              </w:rPr>
              <w:fldChar w:fldCharType="separate"/>
            </w:r>
            <w:r w:rsidR="00ED4C54">
              <w:rPr>
                <w:noProof/>
                <w:webHidden/>
              </w:rPr>
              <w:t>5</w:t>
            </w:r>
            <w:r w:rsidR="00ED4C54">
              <w:rPr>
                <w:noProof/>
                <w:webHidden/>
              </w:rPr>
              <w:fldChar w:fldCharType="end"/>
            </w:r>
          </w:hyperlink>
        </w:p>
        <w:p w:rsidR="00ED4C54" w:rsidRDefault="00612A8F" w14:paraId="155B2EC8" w14:textId="3C13F6B2">
          <w:pPr>
            <w:pStyle w:val="TOC1"/>
            <w:tabs>
              <w:tab w:val="right" w:leader="dot" w:pos="9062"/>
            </w:tabs>
            <w:rPr>
              <w:b w:val="0"/>
              <w:bCs w:val="0"/>
              <w:i w:val="0"/>
              <w:iCs w:val="0"/>
              <w:noProof/>
              <w:sz w:val="22"/>
              <w:szCs w:val="22"/>
              <w:lang w:val="en-CA" w:eastAsia="en-CA"/>
            </w:rPr>
          </w:pPr>
          <w:hyperlink w:history="1" w:anchor="_Toc111639089">
            <w:r w:rsidRPr="00BD1F25" w:rsidR="00ED4C54">
              <w:rPr>
                <w:rStyle w:val="Hyperlink"/>
                <w:noProof/>
              </w:rPr>
              <w:t>Dates importantes</w:t>
            </w:r>
            <w:r w:rsidR="00ED4C54">
              <w:rPr>
                <w:noProof/>
                <w:webHidden/>
              </w:rPr>
              <w:tab/>
            </w:r>
            <w:r w:rsidR="00ED4C54">
              <w:rPr>
                <w:noProof/>
                <w:webHidden/>
              </w:rPr>
              <w:fldChar w:fldCharType="begin"/>
            </w:r>
            <w:r w:rsidR="00ED4C54">
              <w:rPr>
                <w:noProof/>
                <w:webHidden/>
              </w:rPr>
              <w:instrText xml:space="preserve"> PAGEREF _Toc111639089 \h </w:instrText>
            </w:r>
            <w:r w:rsidR="00ED4C54">
              <w:rPr>
                <w:noProof/>
                <w:webHidden/>
              </w:rPr>
            </w:r>
            <w:r w:rsidR="00ED4C54">
              <w:rPr>
                <w:noProof/>
                <w:webHidden/>
              </w:rPr>
              <w:fldChar w:fldCharType="separate"/>
            </w:r>
            <w:r w:rsidR="00ED4C54">
              <w:rPr>
                <w:noProof/>
                <w:webHidden/>
              </w:rPr>
              <w:t>6</w:t>
            </w:r>
            <w:r w:rsidR="00ED4C54">
              <w:rPr>
                <w:noProof/>
                <w:webHidden/>
              </w:rPr>
              <w:fldChar w:fldCharType="end"/>
            </w:r>
          </w:hyperlink>
        </w:p>
        <w:p w:rsidR="00ED4C54" w:rsidRDefault="00612A8F" w14:paraId="661E79A8" w14:textId="5F7774C1">
          <w:pPr>
            <w:pStyle w:val="TOC1"/>
            <w:tabs>
              <w:tab w:val="right" w:leader="dot" w:pos="9062"/>
            </w:tabs>
            <w:rPr>
              <w:b w:val="0"/>
              <w:bCs w:val="0"/>
              <w:i w:val="0"/>
              <w:iCs w:val="0"/>
              <w:noProof/>
              <w:sz w:val="22"/>
              <w:szCs w:val="22"/>
              <w:lang w:val="en-CA" w:eastAsia="en-CA"/>
            </w:rPr>
          </w:pPr>
          <w:hyperlink w:history="1" w:anchor="_Toc111639090">
            <w:r w:rsidRPr="00BD1F25" w:rsidR="00ED4C54">
              <w:rPr>
                <w:rStyle w:val="Hyperlink"/>
                <w:noProof/>
              </w:rPr>
              <w:t>Liste de tous les locaux en TIM</w:t>
            </w:r>
            <w:r w:rsidR="00ED4C54">
              <w:rPr>
                <w:noProof/>
                <w:webHidden/>
              </w:rPr>
              <w:tab/>
            </w:r>
            <w:r w:rsidR="00ED4C54">
              <w:rPr>
                <w:noProof/>
                <w:webHidden/>
              </w:rPr>
              <w:fldChar w:fldCharType="begin"/>
            </w:r>
            <w:r w:rsidR="00ED4C54">
              <w:rPr>
                <w:noProof/>
                <w:webHidden/>
              </w:rPr>
              <w:instrText xml:space="preserve"> PAGEREF _Toc111639090 \h </w:instrText>
            </w:r>
            <w:r w:rsidR="00ED4C54">
              <w:rPr>
                <w:noProof/>
                <w:webHidden/>
              </w:rPr>
            </w:r>
            <w:r w:rsidR="00ED4C54">
              <w:rPr>
                <w:noProof/>
                <w:webHidden/>
              </w:rPr>
              <w:fldChar w:fldCharType="separate"/>
            </w:r>
            <w:r w:rsidR="00ED4C54">
              <w:rPr>
                <w:noProof/>
                <w:webHidden/>
              </w:rPr>
              <w:t>7</w:t>
            </w:r>
            <w:r w:rsidR="00ED4C54">
              <w:rPr>
                <w:noProof/>
                <w:webHidden/>
              </w:rPr>
              <w:fldChar w:fldCharType="end"/>
            </w:r>
          </w:hyperlink>
        </w:p>
        <w:p w:rsidR="00ED4C54" w:rsidRDefault="00612A8F" w14:paraId="3A2E1B6A" w14:textId="424EA3EE">
          <w:pPr>
            <w:pStyle w:val="TOC1"/>
            <w:tabs>
              <w:tab w:val="right" w:leader="dot" w:pos="9062"/>
            </w:tabs>
            <w:rPr>
              <w:b w:val="0"/>
              <w:bCs w:val="0"/>
              <w:i w:val="0"/>
              <w:iCs w:val="0"/>
              <w:noProof/>
              <w:sz w:val="22"/>
              <w:szCs w:val="22"/>
              <w:lang w:val="en-CA" w:eastAsia="en-CA"/>
            </w:rPr>
          </w:pPr>
          <w:hyperlink w:history="1" w:anchor="_Toc111639091">
            <w:r w:rsidRPr="00BD1F25" w:rsidR="00ED4C54">
              <w:rPr>
                <w:rStyle w:val="Hyperlink"/>
                <w:noProof/>
              </w:rPr>
              <w:t>Savoir vivre</w:t>
            </w:r>
            <w:r w:rsidR="00ED4C54">
              <w:rPr>
                <w:noProof/>
                <w:webHidden/>
              </w:rPr>
              <w:tab/>
            </w:r>
            <w:r w:rsidR="00ED4C54">
              <w:rPr>
                <w:noProof/>
                <w:webHidden/>
              </w:rPr>
              <w:fldChar w:fldCharType="begin"/>
            </w:r>
            <w:r w:rsidR="00ED4C54">
              <w:rPr>
                <w:noProof/>
                <w:webHidden/>
              </w:rPr>
              <w:instrText xml:space="preserve"> PAGEREF _Toc111639091 \h </w:instrText>
            </w:r>
            <w:r w:rsidR="00ED4C54">
              <w:rPr>
                <w:noProof/>
                <w:webHidden/>
              </w:rPr>
            </w:r>
            <w:r w:rsidR="00ED4C54">
              <w:rPr>
                <w:noProof/>
                <w:webHidden/>
              </w:rPr>
              <w:fldChar w:fldCharType="separate"/>
            </w:r>
            <w:r w:rsidR="00ED4C54">
              <w:rPr>
                <w:noProof/>
                <w:webHidden/>
              </w:rPr>
              <w:t>7</w:t>
            </w:r>
            <w:r w:rsidR="00ED4C54">
              <w:rPr>
                <w:noProof/>
                <w:webHidden/>
              </w:rPr>
              <w:fldChar w:fldCharType="end"/>
            </w:r>
          </w:hyperlink>
        </w:p>
        <w:p w:rsidR="00ED4C54" w:rsidRDefault="00612A8F" w14:paraId="15DE953E" w14:textId="36AB7C1B">
          <w:pPr>
            <w:pStyle w:val="TOC2"/>
            <w:tabs>
              <w:tab w:val="right" w:leader="dot" w:pos="9062"/>
            </w:tabs>
            <w:rPr>
              <w:b w:val="0"/>
              <w:bCs w:val="0"/>
              <w:noProof/>
              <w:lang w:val="en-CA" w:eastAsia="en-CA"/>
            </w:rPr>
          </w:pPr>
          <w:hyperlink w:history="1" w:anchor="_Toc111639092">
            <w:r w:rsidRPr="00BD1F25" w:rsidR="00ED4C54">
              <w:rPr>
                <w:rStyle w:val="Hyperlink"/>
                <w:noProof/>
              </w:rPr>
              <w:t>Harcèlement</w:t>
            </w:r>
            <w:r w:rsidR="00ED4C54">
              <w:rPr>
                <w:noProof/>
                <w:webHidden/>
              </w:rPr>
              <w:tab/>
            </w:r>
            <w:r w:rsidR="00ED4C54">
              <w:rPr>
                <w:noProof/>
                <w:webHidden/>
              </w:rPr>
              <w:fldChar w:fldCharType="begin"/>
            </w:r>
            <w:r w:rsidR="00ED4C54">
              <w:rPr>
                <w:noProof/>
                <w:webHidden/>
              </w:rPr>
              <w:instrText xml:space="preserve"> PAGEREF _Toc111639092 \h </w:instrText>
            </w:r>
            <w:r w:rsidR="00ED4C54">
              <w:rPr>
                <w:noProof/>
                <w:webHidden/>
              </w:rPr>
            </w:r>
            <w:r w:rsidR="00ED4C54">
              <w:rPr>
                <w:noProof/>
                <w:webHidden/>
              </w:rPr>
              <w:fldChar w:fldCharType="separate"/>
            </w:r>
            <w:r w:rsidR="00ED4C54">
              <w:rPr>
                <w:noProof/>
                <w:webHidden/>
              </w:rPr>
              <w:t>7</w:t>
            </w:r>
            <w:r w:rsidR="00ED4C54">
              <w:rPr>
                <w:noProof/>
                <w:webHidden/>
              </w:rPr>
              <w:fldChar w:fldCharType="end"/>
            </w:r>
          </w:hyperlink>
        </w:p>
        <w:p w:rsidR="00ED4C54" w:rsidRDefault="00612A8F" w14:paraId="171015F0" w14:textId="020B2C69">
          <w:pPr>
            <w:pStyle w:val="TOC2"/>
            <w:tabs>
              <w:tab w:val="right" w:leader="dot" w:pos="9062"/>
            </w:tabs>
            <w:rPr>
              <w:b w:val="0"/>
              <w:bCs w:val="0"/>
              <w:noProof/>
              <w:lang w:val="en-CA" w:eastAsia="en-CA"/>
            </w:rPr>
          </w:pPr>
          <w:hyperlink w:history="1" w:anchor="_Toc111639093">
            <w:r w:rsidRPr="00BD1F25" w:rsidR="00ED4C54">
              <w:rPr>
                <w:rStyle w:val="Hyperlink"/>
                <w:noProof/>
              </w:rPr>
              <w:t>Violences à caractère sexuel</w:t>
            </w:r>
            <w:r w:rsidR="00ED4C54">
              <w:rPr>
                <w:noProof/>
                <w:webHidden/>
              </w:rPr>
              <w:tab/>
            </w:r>
            <w:r w:rsidR="00ED4C54">
              <w:rPr>
                <w:noProof/>
                <w:webHidden/>
              </w:rPr>
              <w:fldChar w:fldCharType="begin"/>
            </w:r>
            <w:r w:rsidR="00ED4C54">
              <w:rPr>
                <w:noProof/>
                <w:webHidden/>
              </w:rPr>
              <w:instrText xml:space="preserve"> PAGEREF _Toc111639093 \h </w:instrText>
            </w:r>
            <w:r w:rsidR="00ED4C54">
              <w:rPr>
                <w:noProof/>
                <w:webHidden/>
              </w:rPr>
            </w:r>
            <w:r w:rsidR="00ED4C54">
              <w:rPr>
                <w:noProof/>
                <w:webHidden/>
              </w:rPr>
              <w:fldChar w:fldCharType="separate"/>
            </w:r>
            <w:r w:rsidR="00ED4C54">
              <w:rPr>
                <w:noProof/>
                <w:webHidden/>
              </w:rPr>
              <w:t>7</w:t>
            </w:r>
            <w:r w:rsidR="00ED4C54">
              <w:rPr>
                <w:noProof/>
                <w:webHidden/>
              </w:rPr>
              <w:fldChar w:fldCharType="end"/>
            </w:r>
          </w:hyperlink>
        </w:p>
        <w:p w:rsidR="00ED4C54" w:rsidRDefault="00612A8F" w14:paraId="5F264452" w14:textId="59509A09">
          <w:pPr>
            <w:pStyle w:val="TOC2"/>
            <w:tabs>
              <w:tab w:val="right" w:leader="dot" w:pos="9062"/>
            </w:tabs>
            <w:rPr>
              <w:b w:val="0"/>
              <w:bCs w:val="0"/>
              <w:noProof/>
              <w:lang w:val="en-CA" w:eastAsia="en-CA"/>
            </w:rPr>
          </w:pPr>
          <w:hyperlink w:history="1" w:anchor="_Toc111639094">
            <w:r w:rsidRPr="00BD1F25" w:rsidR="00ED4C54">
              <w:rPr>
                <w:rStyle w:val="Hyperlink"/>
                <w:noProof/>
              </w:rPr>
              <w:t>Code de vie pour la population étudiante</w:t>
            </w:r>
            <w:r w:rsidR="00ED4C54">
              <w:rPr>
                <w:noProof/>
                <w:webHidden/>
              </w:rPr>
              <w:tab/>
            </w:r>
            <w:r w:rsidR="00ED4C54">
              <w:rPr>
                <w:noProof/>
                <w:webHidden/>
              </w:rPr>
              <w:fldChar w:fldCharType="begin"/>
            </w:r>
            <w:r w:rsidR="00ED4C54">
              <w:rPr>
                <w:noProof/>
                <w:webHidden/>
              </w:rPr>
              <w:instrText xml:space="preserve"> PAGEREF _Toc111639094 \h </w:instrText>
            </w:r>
            <w:r w:rsidR="00ED4C54">
              <w:rPr>
                <w:noProof/>
                <w:webHidden/>
              </w:rPr>
            </w:r>
            <w:r w:rsidR="00ED4C54">
              <w:rPr>
                <w:noProof/>
                <w:webHidden/>
              </w:rPr>
              <w:fldChar w:fldCharType="separate"/>
            </w:r>
            <w:r w:rsidR="00ED4C54">
              <w:rPr>
                <w:noProof/>
                <w:webHidden/>
              </w:rPr>
              <w:t>7</w:t>
            </w:r>
            <w:r w:rsidR="00ED4C54">
              <w:rPr>
                <w:noProof/>
                <w:webHidden/>
              </w:rPr>
              <w:fldChar w:fldCharType="end"/>
            </w:r>
          </w:hyperlink>
        </w:p>
        <w:p w:rsidR="00ED4C54" w:rsidRDefault="00612A8F" w14:paraId="5A17D71A" w14:textId="7F52C6C5">
          <w:pPr>
            <w:pStyle w:val="TOC2"/>
            <w:tabs>
              <w:tab w:val="right" w:leader="dot" w:pos="9062"/>
            </w:tabs>
            <w:rPr>
              <w:b w:val="0"/>
              <w:bCs w:val="0"/>
              <w:noProof/>
              <w:lang w:val="en-CA" w:eastAsia="en-CA"/>
            </w:rPr>
          </w:pPr>
          <w:hyperlink w:history="1" w:anchor="_Toc111639095">
            <w:r w:rsidRPr="00BD1F25" w:rsidR="00ED4C54">
              <w:rPr>
                <w:rStyle w:val="Hyperlink"/>
                <w:noProof/>
              </w:rPr>
              <w:t>Règlements des litiges</w:t>
            </w:r>
            <w:r w:rsidR="00ED4C54">
              <w:rPr>
                <w:noProof/>
                <w:webHidden/>
              </w:rPr>
              <w:tab/>
            </w:r>
            <w:r w:rsidR="00ED4C54">
              <w:rPr>
                <w:noProof/>
                <w:webHidden/>
              </w:rPr>
              <w:fldChar w:fldCharType="begin"/>
            </w:r>
            <w:r w:rsidR="00ED4C54">
              <w:rPr>
                <w:noProof/>
                <w:webHidden/>
              </w:rPr>
              <w:instrText xml:space="preserve"> PAGEREF _Toc111639095 \h </w:instrText>
            </w:r>
            <w:r w:rsidR="00ED4C54">
              <w:rPr>
                <w:noProof/>
                <w:webHidden/>
              </w:rPr>
            </w:r>
            <w:r w:rsidR="00ED4C54">
              <w:rPr>
                <w:noProof/>
                <w:webHidden/>
              </w:rPr>
              <w:fldChar w:fldCharType="separate"/>
            </w:r>
            <w:r w:rsidR="00ED4C54">
              <w:rPr>
                <w:noProof/>
                <w:webHidden/>
              </w:rPr>
              <w:t>7</w:t>
            </w:r>
            <w:r w:rsidR="00ED4C54">
              <w:rPr>
                <w:noProof/>
                <w:webHidden/>
              </w:rPr>
              <w:fldChar w:fldCharType="end"/>
            </w:r>
          </w:hyperlink>
        </w:p>
        <w:p w:rsidR="00ED4C54" w:rsidRDefault="00612A8F" w14:paraId="5FA3EE10" w14:textId="3C71CEEE">
          <w:pPr>
            <w:pStyle w:val="TOC2"/>
            <w:tabs>
              <w:tab w:val="right" w:leader="dot" w:pos="9062"/>
            </w:tabs>
            <w:rPr>
              <w:b w:val="0"/>
              <w:bCs w:val="0"/>
              <w:noProof/>
              <w:lang w:val="en-CA" w:eastAsia="en-CA"/>
            </w:rPr>
          </w:pPr>
          <w:hyperlink w:history="1" w:anchor="_Toc111639096">
            <w:r w:rsidRPr="00BD1F25" w:rsidR="00ED4C54">
              <w:rPr>
                <w:rStyle w:val="Hyperlink"/>
                <w:noProof/>
              </w:rPr>
              <w:t>Intégrité intellectuelle</w:t>
            </w:r>
            <w:r w:rsidR="00ED4C54">
              <w:rPr>
                <w:noProof/>
                <w:webHidden/>
              </w:rPr>
              <w:tab/>
            </w:r>
            <w:r w:rsidR="00ED4C54">
              <w:rPr>
                <w:noProof/>
                <w:webHidden/>
              </w:rPr>
              <w:fldChar w:fldCharType="begin"/>
            </w:r>
            <w:r w:rsidR="00ED4C54">
              <w:rPr>
                <w:noProof/>
                <w:webHidden/>
              </w:rPr>
              <w:instrText xml:space="preserve"> PAGEREF _Toc111639096 \h </w:instrText>
            </w:r>
            <w:r w:rsidR="00ED4C54">
              <w:rPr>
                <w:noProof/>
                <w:webHidden/>
              </w:rPr>
            </w:r>
            <w:r w:rsidR="00ED4C54">
              <w:rPr>
                <w:noProof/>
                <w:webHidden/>
              </w:rPr>
              <w:fldChar w:fldCharType="separate"/>
            </w:r>
            <w:r w:rsidR="00ED4C54">
              <w:rPr>
                <w:noProof/>
                <w:webHidden/>
              </w:rPr>
              <w:t>7</w:t>
            </w:r>
            <w:r w:rsidR="00ED4C54">
              <w:rPr>
                <w:noProof/>
                <w:webHidden/>
              </w:rPr>
              <w:fldChar w:fldCharType="end"/>
            </w:r>
          </w:hyperlink>
        </w:p>
        <w:p w:rsidR="00ED4C54" w:rsidRDefault="00612A8F" w14:paraId="2EF0D20D" w14:textId="31BBE64D">
          <w:pPr>
            <w:pStyle w:val="TOC3"/>
            <w:tabs>
              <w:tab w:val="right" w:leader="dot" w:pos="9062"/>
            </w:tabs>
            <w:rPr>
              <w:noProof/>
              <w:sz w:val="22"/>
              <w:szCs w:val="22"/>
              <w:lang w:val="en-CA" w:eastAsia="en-CA"/>
            </w:rPr>
          </w:pPr>
          <w:hyperlink w:history="1" w:anchor="_Toc111639097">
            <w:r w:rsidRPr="00BD1F25" w:rsidR="00ED4C54">
              <w:rPr>
                <w:rStyle w:val="Hyperlink"/>
                <w:noProof/>
              </w:rPr>
              <w:t>Cinq questions essentielles pour assurer le respect de l’intégrité intellectuelle de son travail</w:t>
            </w:r>
            <w:r w:rsidR="00ED4C54">
              <w:rPr>
                <w:noProof/>
                <w:webHidden/>
              </w:rPr>
              <w:tab/>
            </w:r>
            <w:r w:rsidR="00ED4C54">
              <w:rPr>
                <w:noProof/>
                <w:webHidden/>
              </w:rPr>
              <w:fldChar w:fldCharType="begin"/>
            </w:r>
            <w:r w:rsidR="00ED4C54">
              <w:rPr>
                <w:noProof/>
                <w:webHidden/>
              </w:rPr>
              <w:instrText xml:space="preserve"> PAGEREF _Toc111639097 \h </w:instrText>
            </w:r>
            <w:r w:rsidR="00ED4C54">
              <w:rPr>
                <w:noProof/>
                <w:webHidden/>
              </w:rPr>
            </w:r>
            <w:r w:rsidR="00ED4C54">
              <w:rPr>
                <w:noProof/>
                <w:webHidden/>
              </w:rPr>
              <w:fldChar w:fldCharType="separate"/>
            </w:r>
            <w:r w:rsidR="00ED4C54">
              <w:rPr>
                <w:noProof/>
                <w:webHidden/>
              </w:rPr>
              <w:t>9</w:t>
            </w:r>
            <w:r w:rsidR="00ED4C54">
              <w:rPr>
                <w:noProof/>
                <w:webHidden/>
              </w:rPr>
              <w:fldChar w:fldCharType="end"/>
            </w:r>
          </w:hyperlink>
        </w:p>
        <w:p w:rsidR="00ED4C54" w:rsidRDefault="00612A8F" w14:paraId="67B70853" w14:textId="638789CE">
          <w:pPr>
            <w:pStyle w:val="TOC1"/>
            <w:tabs>
              <w:tab w:val="right" w:leader="dot" w:pos="9062"/>
            </w:tabs>
            <w:rPr>
              <w:b w:val="0"/>
              <w:bCs w:val="0"/>
              <w:i w:val="0"/>
              <w:iCs w:val="0"/>
              <w:noProof/>
              <w:sz w:val="22"/>
              <w:szCs w:val="22"/>
              <w:lang w:val="en-CA" w:eastAsia="en-CA"/>
            </w:rPr>
          </w:pPr>
          <w:hyperlink w:history="1" w:anchor="_Toc111639098">
            <w:r w:rsidRPr="00BD1F25" w:rsidR="00ED4C54">
              <w:rPr>
                <w:rStyle w:val="Hyperlink"/>
                <w:noProof/>
              </w:rPr>
              <w:t>Aide pédagogique individuelle</w:t>
            </w:r>
            <w:r w:rsidR="00ED4C54">
              <w:rPr>
                <w:noProof/>
                <w:webHidden/>
              </w:rPr>
              <w:tab/>
            </w:r>
            <w:r w:rsidR="00ED4C54">
              <w:rPr>
                <w:noProof/>
                <w:webHidden/>
              </w:rPr>
              <w:fldChar w:fldCharType="begin"/>
            </w:r>
            <w:r w:rsidR="00ED4C54">
              <w:rPr>
                <w:noProof/>
                <w:webHidden/>
              </w:rPr>
              <w:instrText xml:space="preserve"> PAGEREF _Toc111639098 \h </w:instrText>
            </w:r>
            <w:r w:rsidR="00ED4C54">
              <w:rPr>
                <w:noProof/>
                <w:webHidden/>
              </w:rPr>
            </w:r>
            <w:r w:rsidR="00ED4C54">
              <w:rPr>
                <w:noProof/>
                <w:webHidden/>
              </w:rPr>
              <w:fldChar w:fldCharType="separate"/>
            </w:r>
            <w:r w:rsidR="00ED4C54">
              <w:rPr>
                <w:noProof/>
                <w:webHidden/>
              </w:rPr>
              <w:t>10</w:t>
            </w:r>
            <w:r w:rsidR="00ED4C54">
              <w:rPr>
                <w:noProof/>
                <w:webHidden/>
              </w:rPr>
              <w:fldChar w:fldCharType="end"/>
            </w:r>
          </w:hyperlink>
        </w:p>
        <w:p w:rsidR="00ED4C54" w:rsidRDefault="00612A8F" w14:paraId="73C73C8E" w14:textId="0A903EE4">
          <w:pPr>
            <w:pStyle w:val="TOC1"/>
            <w:tabs>
              <w:tab w:val="right" w:leader="dot" w:pos="9062"/>
            </w:tabs>
            <w:rPr>
              <w:b w:val="0"/>
              <w:bCs w:val="0"/>
              <w:i w:val="0"/>
              <w:iCs w:val="0"/>
              <w:noProof/>
              <w:sz w:val="22"/>
              <w:szCs w:val="22"/>
              <w:lang w:val="en-CA" w:eastAsia="en-CA"/>
            </w:rPr>
          </w:pPr>
          <w:hyperlink w:history="1" w:anchor="_Toc111639099">
            <w:r w:rsidRPr="00BD1F25" w:rsidR="00ED4C54">
              <w:rPr>
                <w:rStyle w:val="Hyperlink"/>
                <w:noProof/>
              </w:rPr>
              <w:t>Se connecter</w:t>
            </w:r>
            <w:r w:rsidR="00ED4C54">
              <w:rPr>
                <w:noProof/>
                <w:webHidden/>
              </w:rPr>
              <w:tab/>
            </w:r>
            <w:r w:rsidR="00ED4C54">
              <w:rPr>
                <w:noProof/>
                <w:webHidden/>
              </w:rPr>
              <w:fldChar w:fldCharType="begin"/>
            </w:r>
            <w:r w:rsidR="00ED4C54">
              <w:rPr>
                <w:noProof/>
                <w:webHidden/>
              </w:rPr>
              <w:instrText xml:space="preserve"> PAGEREF _Toc111639099 \h </w:instrText>
            </w:r>
            <w:r w:rsidR="00ED4C54">
              <w:rPr>
                <w:noProof/>
                <w:webHidden/>
              </w:rPr>
            </w:r>
            <w:r w:rsidR="00ED4C54">
              <w:rPr>
                <w:noProof/>
                <w:webHidden/>
              </w:rPr>
              <w:fldChar w:fldCharType="separate"/>
            </w:r>
            <w:r w:rsidR="00ED4C54">
              <w:rPr>
                <w:noProof/>
                <w:webHidden/>
              </w:rPr>
              <w:t>10</w:t>
            </w:r>
            <w:r w:rsidR="00ED4C54">
              <w:rPr>
                <w:noProof/>
                <w:webHidden/>
              </w:rPr>
              <w:fldChar w:fldCharType="end"/>
            </w:r>
          </w:hyperlink>
        </w:p>
        <w:p w:rsidR="00ED4C54" w:rsidRDefault="00612A8F" w14:paraId="3D6AFCB6" w14:textId="4ECDCDF3">
          <w:pPr>
            <w:pStyle w:val="TOC1"/>
            <w:tabs>
              <w:tab w:val="right" w:leader="dot" w:pos="9062"/>
            </w:tabs>
            <w:rPr>
              <w:b w:val="0"/>
              <w:bCs w:val="0"/>
              <w:i w:val="0"/>
              <w:iCs w:val="0"/>
              <w:noProof/>
              <w:sz w:val="22"/>
              <w:szCs w:val="22"/>
              <w:lang w:val="en-CA" w:eastAsia="en-CA"/>
            </w:rPr>
          </w:pPr>
          <w:hyperlink w:history="1" w:anchor="_Toc111639100">
            <w:r w:rsidRPr="00BD1F25" w:rsidR="00ED4C54">
              <w:rPr>
                <w:rStyle w:val="Hyperlink"/>
                <w:noProof/>
              </w:rPr>
              <w:t>Teams</w:t>
            </w:r>
            <w:r w:rsidR="00ED4C54">
              <w:rPr>
                <w:noProof/>
                <w:webHidden/>
              </w:rPr>
              <w:tab/>
            </w:r>
            <w:r w:rsidR="00ED4C54">
              <w:rPr>
                <w:noProof/>
                <w:webHidden/>
              </w:rPr>
              <w:fldChar w:fldCharType="begin"/>
            </w:r>
            <w:r w:rsidR="00ED4C54">
              <w:rPr>
                <w:noProof/>
                <w:webHidden/>
              </w:rPr>
              <w:instrText xml:space="preserve"> PAGEREF _Toc111639100 \h </w:instrText>
            </w:r>
            <w:r w:rsidR="00ED4C54">
              <w:rPr>
                <w:noProof/>
                <w:webHidden/>
              </w:rPr>
            </w:r>
            <w:r w:rsidR="00ED4C54">
              <w:rPr>
                <w:noProof/>
                <w:webHidden/>
              </w:rPr>
              <w:fldChar w:fldCharType="separate"/>
            </w:r>
            <w:r w:rsidR="00ED4C54">
              <w:rPr>
                <w:noProof/>
                <w:webHidden/>
              </w:rPr>
              <w:t>11</w:t>
            </w:r>
            <w:r w:rsidR="00ED4C54">
              <w:rPr>
                <w:noProof/>
                <w:webHidden/>
              </w:rPr>
              <w:fldChar w:fldCharType="end"/>
            </w:r>
          </w:hyperlink>
        </w:p>
        <w:p w:rsidR="00ED4C54" w:rsidRDefault="00612A8F" w14:paraId="4C6DA5F6" w14:textId="011D65F6">
          <w:pPr>
            <w:pStyle w:val="TOC2"/>
            <w:tabs>
              <w:tab w:val="right" w:leader="dot" w:pos="9062"/>
            </w:tabs>
            <w:rPr>
              <w:b w:val="0"/>
              <w:bCs w:val="0"/>
              <w:noProof/>
              <w:lang w:val="en-CA" w:eastAsia="en-CA"/>
            </w:rPr>
          </w:pPr>
          <w:hyperlink w:history="1" w:anchor="_Toc111639101">
            <w:r w:rsidRPr="00BD1F25" w:rsidR="00ED4C54">
              <w:rPr>
                <w:rStyle w:val="Hyperlink"/>
                <w:noProof/>
              </w:rPr>
              <w:t>Rejoindre une équipe Teams</w:t>
            </w:r>
            <w:r w:rsidR="00ED4C54">
              <w:rPr>
                <w:noProof/>
                <w:webHidden/>
              </w:rPr>
              <w:tab/>
            </w:r>
            <w:r w:rsidR="00ED4C54">
              <w:rPr>
                <w:noProof/>
                <w:webHidden/>
              </w:rPr>
              <w:fldChar w:fldCharType="begin"/>
            </w:r>
            <w:r w:rsidR="00ED4C54">
              <w:rPr>
                <w:noProof/>
                <w:webHidden/>
              </w:rPr>
              <w:instrText xml:space="preserve"> PAGEREF _Toc111639101 \h </w:instrText>
            </w:r>
            <w:r w:rsidR="00ED4C54">
              <w:rPr>
                <w:noProof/>
                <w:webHidden/>
              </w:rPr>
            </w:r>
            <w:r w:rsidR="00ED4C54">
              <w:rPr>
                <w:noProof/>
                <w:webHidden/>
              </w:rPr>
              <w:fldChar w:fldCharType="separate"/>
            </w:r>
            <w:r w:rsidR="00ED4C54">
              <w:rPr>
                <w:noProof/>
                <w:webHidden/>
              </w:rPr>
              <w:t>11</w:t>
            </w:r>
            <w:r w:rsidR="00ED4C54">
              <w:rPr>
                <w:noProof/>
                <w:webHidden/>
              </w:rPr>
              <w:fldChar w:fldCharType="end"/>
            </w:r>
          </w:hyperlink>
        </w:p>
        <w:p w:rsidR="00ED4C54" w:rsidRDefault="00612A8F" w14:paraId="2584B206" w14:textId="737431D9">
          <w:pPr>
            <w:pStyle w:val="TOC2"/>
            <w:tabs>
              <w:tab w:val="right" w:leader="dot" w:pos="9062"/>
            </w:tabs>
            <w:rPr>
              <w:b w:val="0"/>
              <w:bCs w:val="0"/>
              <w:noProof/>
              <w:lang w:val="en-CA" w:eastAsia="en-CA"/>
            </w:rPr>
          </w:pPr>
          <w:hyperlink w:history="1" w:anchor="_Toc111639102">
            <w:r w:rsidRPr="00BD1F25" w:rsidR="00ED4C54">
              <w:rPr>
                <w:rStyle w:val="Hyperlink"/>
                <w:noProof/>
              </w:rPr>
              <w:t>Se joindre à une équipe</w:t>
            </w:r>
            <w:r w:rsidR="00ED4C54">
              <w:rPr>
                <w:noProof/>
                <w:webHidden/>
              </w:rPr>
              <w:tab/>
            </w:r>
            <w:r w:rsidR="00ED4C54">
              <w:rPr>
                <w:noProof/>
                <w:webHidden/>
              </w:rPr>
              <w:fldChar w:fldCharType="begin"/>
            </w:r>
            <w:r w:rsidR="00ED4C54">
              <w:rPr>
                <w:noProof/>
                <w:webHidden/>
              </w:rPr>
              <w:instrText xml:space="preserve"> PAGEREF _Toc111639102 \h </w:instrText>
            </w:r>
            <w:r w:rsidR="00ED4C54">
              <w:rPr>
                <w:noProof/>
                <w:webHidden/>
              </w:rPr>
            </w:r>
            <w:r w:rsidR="00ED4C54">
              <w:rPr>
                <w:noProof/>
                <w:webHidden/>
              </w:rPr>
              <w:fldChar w:fldCharType="separate"/>
            </w:r>
            <w:r w:rsidR="00ED4C54">
              <w:rPr>
                <w:noProof/>
                <w:webHidden/>
              </w:rPr>
              <w:t>12</w:t>
            </w:r>
            <w:r w:rsidR="00ED4C54">
              <w:rPr>
                <w:noProof/>
                <w:webHidden/>
              </w:rPr>
              <w:fldChar w:fldCharType="end"/>
            </w:r>
          </w:hyperlink>
        </w:p>
        <w:p w:rsidR="00ED4C54" w:rsidRDefault="00612A8F" w14:paraId="6EAE59FB" w14:textId="55A1BC9E">
          <w:pPr>
            <w:pStyle w:val="TOC2"/>
            <w:tabs>
              <w:tab w:val="right" w:leader="dot" w:pos="9062"/>
            </w:tabs>
            <w:rPr>
              <w:b w:val="0"/>
              <w:bCs w:val="0"/>
              <w:noProof/>
              <w:lang w:val="en-CA" w:eastAsia="en-CA"/>
            </w:rPr>
          </w:pPr>
          <w:hyperlink w:history="1" w:anchor="_Toc111639103">
            <w:r w:rsidRPr="00BD1F25" w:rsidR="00ED4C54">
              <w:rPr>
                <w:rStyle w:val="Hyperlink"/>
                <w:noProof/>
              </w:rPr>
              <w:t>Rejoindre un cours en ligne sur Teams</w:t>
            </w:r>
            <w:r w:rsidR="00ED4C54">
              <w:rPr>
                <w:noProof/>
                <w:webHidden/>
              </w:rPr>
              <w:tab/>
            </w:r>
            <w:r w:rsidR="00ED4C54">
              <w:rPr>
                <w:noProof/>
                <w:webHidden/>
              </w:rPr>
              <w:fldChar w:fldCharType="begin"/>
            </w:r>
            <w:r w:rsidR="00ED4C54">
              <w:rPr>
                <w:noProof/>
                <w:webHidden/>
              </w:rPr>
              <w:instrText xml:space="preserve"> PAGEREF _Toc111639103 \h </w:instrText>
            </w:r>
            <w:r w:rsidR="00ED4C54">
              <w:rPr>
                <w:noProof/>
                <w:webHidden/>
              </w:rPr>
            </w:r>
            <w:r w:rsidR="00ED4C54">
              <w:rPr>
                <w:noProof/>
                <w:webHidden/>
              </w:rPr>
              <w:fldChar w:fldCharType="separate"/>
            </w:r>
            <w:r w:rsidR="00ED4C54">
              <w:rPr>
                <w:noProof/>
                <w:webHidden/>
              </w:rPr>
              <w:t>12</w:t>
            </w:r>
            <w:r w:rsidR="00ED4C54">
              <w:rPr>
                <w:noProof/>
                <w:webHidden/>
              </w:rPr>
              <w:fldChar w:fldCharType="end"/>
            </w:r>
          </w:hyperlink>
        </w:p>
        <w:p w:rsidR="00ED4C54" w:rsidRDefault="00612A8F" w14:paraId="31BEEF2A" w14:textId="343056CD">
          <w:pPr>
            <w:pStyle w:val="TOC1"/>
            <w:tabs>
              <w:tab w:val="right" w:leader="dot" w:pos="9062"/>
            </w:tabs>
            <w:rPr>
              <w:b w:val="0"/>
              <w:bCs w:val="0"/>
              <w:i w:val="0"/>
              <w:iCs w:val="0"/>
              <w:noProof/>
              <w:sz w:val="22"/>
              <w:szCs w:val="22"/>
              <w:lang w:val="en-CA" w:eastAsia="en-CA"/>
            </w:rPr>
          </w:pPr>
          <w:hyperlink w:history="1" w:anchor="_Toc111639104">
            <w:r w:rsidRPr="00BD1F25" w:rsidR="00ED4C54">
              <w:rPr>
                <w:rStyle w:val="Hyperlink"/>
                <w:noProof/>
              </w:rPr>
              <w:t>Adobe Cloud</w:t>
            </w:r>
            <w:r w:rsidR="00ED4C54">
              <w:rPr>
                <w:noProof/>
                <w:webHidden/>
              </w:rPr>
              <w:tab/>
            </w:r>
            <w:r w:rsidR="00ED4C54">
              <w:rPr>
                <w:noProof/>
                <w:webHidden/>
              </w:rPr>
              <w:fldChar w:fldCharType="begin"/>
            </w:r>
            <w:r w:rsidR="00ED4C54">
              <w:rPr>
                <w:noProof/>
                <w:webHidden/>
              </w:rPr>
              <w:instrText xml:space="preserve"> PAGEREF _Toc111639104 \h </w:instrText>
            </w:r>
            <w:r w:rsidR="00ED4C54">
              <w:rPr>
                <w:noProof/>
                <w:webHidden/>
              </w:rPr>
            </w:r>
            <w:r w:rsidR="00ED4C54">
              <w:rPr>
                <w:noProof/>
                <w:webHidden/>
              </w:rPr>
              <w:fldChar w:fldCharType="separate"/>
            </w:r>
            <w:r w:rsidR="00ED4C54">
              <w:rPr>
                <w:noProof/>
                <w:webHidden/>
              </w:rPr>
              <w:t>13</w:t>
            </w:r>
            <w:r w:rsidR="00ED4C54">
              <w:rPr>
                <w:noProof/>
                <w:webHidden/>
              </w:rPr>
              <w:fldChar w:fldCharType="end"/>
            </w:r>
          </w:hyperlink>
        </w:p>
        <w:p w:rsidR="00ED4C54" w:rsidRDefault="00612A8F" w14:paraId="04E9F734" w14:textId="7F46EC40">
          <w:pPr>
            <w:pStyle w:val="TOC1"/>
            <w:tabs>
              <w:tab w:val="right" w:leader="dot" w:pos="9062"/>
            </w:tabs>
            <w:rPr>
              <w:b w:val="0"/>
              <w:bCs w:val="0"/>
              <w:i w:val="0"/>
              <w:iCs w:val="0"/>
              <w:noProof/>
              <w:sz w:val="22"/>
              <w:szCs w:val="22"/>
              <w:lang w:val="en-CA" w:eastAsia="en-CA"/>
            </w:rPr>
          </w:pPr>
          <w:hyperlink w:history="1" w:anchor="_Toc111639105">
            <w:r w:rsidRPr="00BD1F25" w:rsidR="00ED4C54">
              <w:rPr>
                <w:rStyle w:val="Hyperlink"/>
                <w:noProof/>
              </w:rPr>
              <w:t>OneDrive (espace sur le nuage)</w:t>
            </w:r>
            <w:r w:rsidR="00ED4C54">
              <w:rPr>
                <w:noProof/>
                <w:webHidden/>
              </w:rPr>
              <w:tab/>
            </w:r>
            <w:r w:rsidR="00ED4C54">
              <w:rPr>
                <w:noProof/>
                <w:webHidden/>
              </w:rPr>
              <w:fldChar w:fldCharType="begin"/>
            </w:r>
            <w:r w:rsidR="00ED4C54">
              <w:rPr>
                <w:noProof/>
                <w:webHidden/>
              </w:rPr>
              <w:instrText xml:space="preserve"> PAGEREF _Toc111639105 \h </w:instrText>
            </w:r>
            <w:r w:rsidR="00ED4C54">
              <w:rPr>
                <w:noProof/>
                <w:webHidden/>
              </w:rPr>
            </w:r>
            <w:r w:rsidR="00ED4C54">
              <w:rPr>
                <w:noProof/>
                <w:webHidden/>
              </w:rPr>
              <w:fldChar w:fldCharType="separate"/>
            </w:r>
            <w:r w:rsidR="00ED4C54">
              <w:rPr>
                <w:noProof/>
                <w:webHidden/>
              </w:rPr>
              <w:t>13</w:t>
            </w:r>
            <w:r w:rsidR="00ED4C54">
              <w:rPr>
                <w:noProof/>
                <w:webHidden/>
              </w:rPr>
              <w:fldChar w:fldCharType="end"/>
            </w:r>
          </w:hyperlink>
        </w:p>
        <w:p w:rsidR="00ED4C54" w:rsidRDefault="00612A8F" w14:paraId="1EBD2A4F" w14:textId="73707416">
          <w:pPr>
            <w:pStyle w:val="TOC2"/>
            <w:tabs>
              <w:tab w:val="right" w:leader="dot" w:pos="9062"/>
            </w:tabs>
            <w:rPr>
              <w:b w:val="0"/>
              <w:bCs w:val="0"/>
              <w:noProof/>
              <w:lang w:val="en-CA" w:eastAsia="en-CA"/>
            </w:rPr>
          </w:pPr>
          <w:hyperlink w:history="1" w:anchor="_Toc111639106">
            <w:r w:rsidRPr="00BD1F25" w:rsidR="00ED4C54">
              <w:rPr>
                <w:rStyle w:val="Hyperlink"/>
                <w:noProof/>
              </w:rPr>
              <w:t>OneDrive en synchronisation avec l’application de bureau</w:t>
            </w:r>
            <w:r w:rsidR="00ED4C54">
              <w:rPr>
                <w:noProof/>
                <w:webHidden/>
              </w:rPr>
              <w:tab/>
            </w:r>
            <w:r w:rsidR="00ED4C54">
              <w:rPr>
                <w:noProof/>
                <w:webHidden/>
              </w:rPr>
              <w:fldChar w:fldCharType="begin"/>
            </w:r>
            <w:r w:rsidR="00ED4C54">
              <w:rPr>
                <w:noProof/>
                <w:webHidden/>
              </w:rPr>
              <w:instrText xml:space="preserve"> PAGEREF _Toc111639106 \h </w:instrText>
            </w:r>
            <w:r w:rsidR="00ED4C54">
              <w:rPr>
                <w:noProof/>
                <w:webHidden/>
              </w:rPr>
            </w:r>
            <w:r w:rsidR="00ED4C54">
              <w:rPr>
                <w:noProof/>
                <w:webHidden/>
              </w:rPr>
              <w:fldChar w:fldCharType="separate"/>
            </w:r>
            <w:r w:rsidR="00ED4C54">
              <w:rPr>
                <w:noProof/>
                <w:webHidden/>
              </w:rPr>
              <w:t>14</w:t>
            </w:r>
            <w:r w:rsidR="00ED4C54">
              <w:rPr>
                <w:noProof/>
                <w:webHidden/>
              </w:rPr>
              <w:fldChar w:fldCharType="end"/>
            </w:r>
          </w:hyperlink>
        </w:p>
        <w:p w:rsidR="00ED4C54" w:rsidRDefault="00612A8F" w14:paraId="5A0CD6D0" w14:textId="08042C5A">
          <w:pPr>
            <w:pStyle w:val="TOC2"/>
            <w:tabs>
              <w:tab w:val="right" w:leader="dot" w:pos="9062"/>
            </w:tabs>
            <w:rPr>
              <w:b w:val="0"/>
              <w:bCs w:val="0"/>
              <w:noProof/>
              <w:lang w:val="en-CA" w:eastAsia="en-CA"/>
            </w:rPr>
          </w:pPr>
          <w:hyperlink w:history="1" w:anchor="_Toc111639107">
            <w:r w:rsidRPr="00BD1F25" w:rsidR="00ED4C54">
              <w:rPr>
                <w:rStyle w:val="Hyperlink"/>
                <w:noProof/>
              </w:rPr>
              <w:t>OneDrive par l’interface Web</w:t>
            </w:r>
            <w:r w:rsidR="00ED4C54">
              <w:rPr>
                <w:noProof/>
                <w:webHidden/>
              </w:rPr>
              <w:tab/>
            </w:r>
            <w:r w:rsidR="00ED4C54">
              <w:rPr>
                <w:noProof/>
                <w:webHidden/>
              </w:rPr>
              <w:fldChar w:fldCharType="begin"/>
            </w:r>
            <w:r w:rsidR="00ED4C54">
              <w:rPr>
                <w:noProof/>
                <w:webHidden/>
              </w:rPr>
              <w:instrText xml:space="preserve"> PAGEREF _Toc111639107 \h </w:instrText>
            </w:r>
            <w:r w:rsidR="00ED4C54">
              <w:rPr>
                <w:noProof/>
                <w:webHidden/>
              </w:rPr>
            </w:r>
            <w:r w:rsidR="00ED4C54">
              <w:rPr>
                <w:noProof/>
                <w:webHidden/>
              </w:rPr>
              <w:fldChar w:fldCharType="separate"/>
            </w:r>
            <w:r w:rsidR="00ED4C54">
              <w:rPr>
                <w:noProof/>
                <w:webHidden/>
              </w:rPr>
              <w:t>16</w:t>
            </w:r>
            <w:r w:rsidR="00ED4C54">
              <w:rPr>
                <w:noProof/>
                <w:webHidden/>
              </w:rPr>
              <w:fldChar w:fldCharType="end"/>
            </w:r>
          </w:hyperlink>
        </w:p>
        <w:p w:rsidR="00ED4C54" w:rsidRDefault="00612A8F" w14:paraId="3999D9A8" w14:textId="5A258982">
          <w:pPr>
            <w:pStyle w:val="TOC1"/>
            <w:tabs>
              <w:tab w:val="right" w:leader="dot" w:pos="9062"/>
            </w:tabs>
            <w:rPr>
              <w:b w:val="0"/>
              <w:bCs w:val="0"/>
              <w:i w:val="0"/>
              <w:iCs w:val="0"/>
              <w:noProof/>
              <w:sz w:val="22"/>
              <w:szCs w:val="22"/>
              <w:lang w:val="en-CA" w:eastAsia="en-CA"/>
            </w:rPr>
          </w:pPr>
          <w:hyperlink w:history="1" w:anchor="_Toc111639108">
            <w:r w:rsidRPr="00BD1F25" w:rsidR="00ED4C54">
              <w:rPr>
                <w:rStyle w:val="Hyperlink"/>
                <w:noProof/>
              </w:rPr>
              <w:t>Trou à l’horaire - La ruche</w:t>
            </w:r>
            <w:r w:rsidR="00ED4C54">
              <w:rPr>
                <w:noProof/>
                <w:webHidden/>
              </w:rPr>
              <w:tab/>
            </w:r>
            <w:r w:rsidR="00ED4C54">
              <w:rPr>
                <w:noProof/>
                <w:webHidden/>
              </w:rPr>
              <w:fldChar w:fldCharType="begin"/>
            </w:r>
            <w:r w:rsidR="00ED4C54">
              <w:rPr>
                <w:noProof/>
                <w:webHidden/>
              </w:rPr>
              <w:instrText xml:space="preserve"> PAGEREF _Toc111639108 \h </w:instrText>
            </w:r>
            <w:r w:rsidR="00ED4C54">
              <w:rPr>
                <w:noProof/>
                <w:webHidden/>
              </w:rPr>
            </w:r>
            <w:r w:rsidR="00ED4C54">
              <w:rPr>
                <w:noProof/>
                <w:webHidden/>
              </w:rPr>
              <w:fldChar w:fldCharType="separate"/>
            </w:r>
            <w:r w:rsidR="00ED4C54">
              <w:rPr>
                <w:noProof/>
                <w:webHidden/>
              </w:rPr>
              <w:t>17</w:t>
            </w:r>
            <w:r w:rsidR="00ED4C54">
              <w:rPr>
                <w:noProof/>
                <w:webHidden/>
              </w:rPr>
              <w:fldChar w:fldCharType="end"/>
            </w:r>
          </w:hyperlink>
        </w:p>
        <w:p w:rsidR="00ED4C54" w:rsidRDefault="00612A8F" w14:paraId="5E3FD1AE" w14:textId="4D435F55">
          <w:pPr>
            <w:pStyle w:val="TOC1"/>
            <w:tabs>
              <w:tab w:val="right" w:leader="dot" w:pos="9062"/>
            </w:tabs>
            <w:rPr>
              <w:b w:val="0"/>
              <w:bCs w:val="0"/>
              <w:i w:val="0"/>
              <w:iCs w:val="0"/>
              <w:noProof/>
              <w:sz w:val="22"/>
              <w:szCs w:val="22"/>
              <w:lang w:val="en-CA" w:eastAsia="en-CA"/>
            </w:rPr>
          </w:pPr>
          <w:hyperlink w:history="1" w:anchor="_Toc111639109">
            <w:r w:rsidRPr="00BD1F25" w:rsidR="00ED4C54">
              <w:rPr>
                <w:rStyle w:val="Hyperlink"/>
                <w:noProof/>
              </w:rPr>
              <w:t>Écran</w:t>
            </w:r>
            <w:r w:rsidR="00ED4C54">
              <w:rPr>
                <w:noProof/>
                <w:webHidden/>
              </w:rPr>
              <w:tab/>
            </w:r>
            <w:r w:rsidR="00ED4C54">
              <w:rPr>
                <w:noProof/>
                <w:webHidden/>
              </w:rPr>
              <w:fldChar w:fldCharType="begin"/>
            </w:r>
            <w:r w:rsidR="00ED4C54">
              <w:rPr>
                <w:noProof/>
                <w:webHidden/>
              </w:rPr>
              <w:instrText xml:space="preserve"> PAGEREF _Toc111639109 \h </w:instrText>
            </w:r>
            <w:r w:rsidR="00ED4C54">
              <w:rPr>
                <w:noProof/>
                <w:webHidden/>
              </w:rPr>
            </w:r>
            <w:r w:rsidR="00ED4C54">
              <w:rPr>
                <w:noProof/>
                <w:webHidden/>
              </w:rPr>
              <w:fldChar w:fldCharType="separate"/>
            </w:r>
            <w:r w:rsidR="00ED4C54">
              <w:rPr>
                <w:noProof/>
                <w:webHidden/>
              </w:rPr>
              <w:t>18</w:t>
            </w:r>
            <w:r w:rsidR="00ED4C54">
              <w:rPr>
                <w:noProof/>
                <w:webHidden/>
              </w:rPr>
              <w:fldChar w:fldCharType="end"/>
            </w:r>
          </w:hyperlink>
        </w:p>
        <w:p w:rsidR="00ED4C54" w:rsidRDefault="00612A8F" w14:paraId="515BDD45" w14:textId="4F4620D3">
          <w:pPr>
            <w:pStyle w:val="TOC1"/>
            <w:tabs>
              <w:tab w:val="right" w:leader="dot" w:pos="9062"/>
            </w:tabs>
            <w:rPr>
              <w:b w:val="0"/>
              <w:bCs w:val="0"/>
              <w:i w:val="0"/>
              <w:iCs w:val="0"/>
              <w:noProof/>
              <w:sz w:val="22"/>
              <w:szCs w:val="22"/>
              <w:lang w:val="en-CA" w:eastAsia="en-CA"/>
            </w:rPr>
          </w:pPr>
          <w:hyperlink w:history="1" w:anchor="_Toc111639110">
            <w:r w:rsidRPr="00BD1F25" w:rsidR="00ED4C54">
              <w:rPr>
                <w:rStyle w:val="Hyperlink"/>
                <w:rFonts w:ascii="Calibri" w:hAnsi="Calibri" w:eastAsia="Calibri" w:cs="Calibri"/>
                <w:noProof/>
              </w:rPr>
              <w:t>Procédure de connexion à distance aux ordinateurs du collège (temporairement hors d’usage)</w:t>
            </w:r>
            <w:r w:rsidR="00ED4C54">
              <w:rPr>
                <w:noProof/>
                <w:webHidden/>
              </w:rPr>
              <w:tab/>
            </w:r>
            <w:r w:rsidR="00ED4C54">
              <w:rPr>
                <w:noProof/>
                <w:webHidden/>
              </w:rPr>
              <w:fldChar w:fldCharType="begin"/>
            </w:r>
            <w:r w:rsidR="00ED4C54">
              <w:rPr>
                <w:noProof/>
                <w:webHidden/>
              </w:rPr>
              <w:instrText xml:space="preserve"> PAGEREF _Toc111639110 \h </w:instrText>
            </w:r>
            <w:r w:rsidR="00ED4C54">
              <w:rPr>
                <w:noProof/>
                <w:webHidden/>
              </w:rPr>
            </w:r>
            <w:r w:rsidR="00ED4C54">
              <w:rPr>
                <w:noProof/>
                <w:webHidden/>
              </w:rPr>
              <w:fldChar w:fldCharType="separate"/>
            </w:r>
            <w:r w:rsidR="00ED4C54">
              <w:rPr>
                <w:noProof/>
                <w:webHidden/>
              </w:rPr>
              <w:t>18</w:t>
            </w:r>
            <w:r w:rsidR="00ED4C54">
              <w:rPr>
                <w:noProof/>
                <w:webHidden/>
              </w:rPr>
              <w:fldChar w:fldCharType="end"/>
            </w:r>
          </w:hyperlink>
        </w:p>
        <w:p w:rsidR="00ED4C54" w:rsidRDefault="00612A8F" w14:paraId="4C4490D5" w14:textId="1C6ED332">
          <w:pPr>
            <w:pStyle w:val="TOC2"/>
            <w:tabs>
              <w:tab w:val="right" w:leader="dot" w:pos="9062"/>
            </w:tabs>
            <w:rPr>
              <w:b w:val="0"/>
              <w:bCs w:val="0"/>
              <w:noProof/>
              <w:lang w:val="en-CA" w:eastAsia="en-CA"/>
            </w:rPr>
          </w:pPr>
          <w:hyperlink w:history="1" w:anchor="_Toc111639111">
            <w:r w:rsidRPr="00BD1F25" w:rsidR="00ED4C54">
              <w:rPr>
                <w:rStyle w:val="Hyperlink"/>
                <w:rFonts w:ascii="Calibri" w:hAnsi="Calibri" w:eastAsia="Calibri" w:cs="Calibri"/>
                <w:noProof/>
              </w:rPr>
              <w:t>1. Procédure de connexion au VPN du Collège</w:t>
            </w:r>
            <w:r w:rsidR="00ED4C54">
              <w:rPr>
                <w:noProof/>
                <w:webHidden/>
              </w:rPr>
              <w:tab/>
            </w:r>
            <w:r w:rsidR="00ED4C54">
              <w:rPr>
                <w:noProof/>
                <w:webHidden/>
              </w:rPr>
              <w:fldChar w:fldCharType="begin"/>
            </w:r>
            <w:r w:rsidR="00ED4C54">
              <w:rPr>
                <w:noProof/>
                <w:webHidden/>
              </w:rPr>
              <w:instrText xml:space="preserve"> PAGEREF _Toc111639111 \h </w:instrText>
            </w:r>
            <w:r w:rsidR="00ED4C54">
              <w:rPr>
                <w:noProof/>
                <w:webHidden/>
              </w:rPr>
            </w:r>
            <w:r w:rsidR="00ED4C54">
              <w:rPr>
                <w:noProof/>
                <w:webHidden/>
              </w:rPr>
              <w:fldChar w:fldCharType="separate"/>
            </w:r>
            <w:r w:rsidR="00ED4C54">
              <w:rPr>
                <w:noProof/>
                <w:webHidden/>
              </w:rPr>
              <w:t>18</w:t>
            </w:r>
            <w:r w:rsidR="00ED4C54">
              <w:rPr>
                <w:noProof/>
                <w:webHidden/>
              </w:rPr>
              <w:fldChar w:fldCharType="end"/>
            </w:r>
          </w:hyperlink>
        </w:p>
        <w:p w:rsidR="00ED4C54" w:rsidRDefault="00612A8F" w14:paraId="7D752360" w14:textId="28B07CAA">
          <w:pPr>
            <w:pStyle w:val="TOC2"/>
            <w:tabs>
              <w:tab w:val="right" w:leader="dot" w:pos="9062"/>
            </w:tabs>
            <w:rPr>
              <w:b w:val="0"/>
              <w:bCs w:val="0"/>
              <w:noProof/>
              <w:lang w:val="en-CA" w:eastAsia="en-CA"/>
            </w:rPr>
          </w:pPr>
          <w:hyperlink w:history="1" w:anchor="_Toc111639112">
            <w:r w:rsidRPr="00BD1F25" w:rsidR="00ED4C54">
              <w:rPr>
                <w:rStyle w:val="Hyperlink"/>
                <w:rFonts w:ascii="Calibri" w:hAnsi="Calibri" w:eastAsia="Calibri" w:cs="Calibri"/>
                <w:noProof/>
              </w:rPr>
              <w:t>2. Réservation d’un ordinateur</w:t>
            </w:r>
            <w:r w:rsidR="00ED4C54">
              <w:rPr>
                <w:noProof/>
                <w:webHidden/>
              </w:rPr>
              <w:tab/>
            </w:r>
            <w:r w:rsidR="00ED4C54">
              <w:rPr>
                <w:noProof/>
                <w:webHidden/>
              </w:rPr>
              <w:fldChar w:fldCharType="begin"/>
            </w:r>
            <w:r w:rsidR="00ED4C54">
              <w:rPr>
                <w:noProof/>
                <w:webHidden/>
              </w:rPr>
              <w:instrText xml:space="preserve"> PAGEREF _Toc111639112 \h </w:instrText>
            </w:r>
            <w:r w:rsidR="00ED4C54">
              <w:rPr>
                <w:noProof/>
                <w:webHidden/>
              </w:rPr>
            </w:r>
            <w:r w:rsidR="00ED4C54">
              <w:rPr>
                <w:noProof/>
                <w:webHidden/>
              </w:rPr>
              <w:fldChar w:fldCharType="separate"/>
            </w:r>
            <w:r w:rsidR="00ED4C54">
              <w:rPr>
                <w:noProof/>
                <w:webHidden/>
              </w:rPr>
              <w:t>18</w:t>
            </w:r>
            <w:r w:rsidR="00ED4C54">
              <w:rPr>
                <w:noProof/>
                <w:webHidden/>
              </w:rPr>
              <w:fldChar w:fldCharType="end"/>
            </w:r>
          </w:hyperlink>
        </w:p>
        <w:p w:rsidR="00ED4C54" w:rsidRDefault="00612A8F" w14:paraId="11DB1E93" w14:textId="6FA1AF4A">
          <w:pPr>
            <w:pStyle w:val="TOC2"/>
            <w:tabs>
              <w:tab w:val="right" w:leader="dot" w:pos="9062"/>
            </w:tabs>
            <w:rPr>
              <w:b w:val="0"/>
              <w:bCs w:val="0"/>
              <w:noProof/>
              <w:lang w:val="en-CA" w:eastAsia="en-CA"/>
            </w:rPr>
          </w:pPr>
          <w:hyperlink w:history="1" w:anchor="_Toc111639113">
            <w:r w:rsidRPr="00BD1F25" w:rsidR="00ED4C54">
              <w:rPr>
                <w:rStyle w:val="Hyperlink"/>
                <w:rFonts w:ascii="Calibri" w:hAnsi="Calibri" w:eastAsia="Calibri" w:cs="Calibri"/>
                <w:noProof/>
              </w:rPr>
              <w:t>3. Connexion par VNC</w:t>
            </w:r>
            <w:r w:rsidR="00ED4C54">
              <w:rPr>
                <w:noProof/>
                <w:webHidden/>
              </w:rPr>
              <w:tab/>
            </w:r>
            <w:r w:rsidR="00ED4C54">
              <w:rPr>
                <w:noProof/>
                <w:webHidden/>
              </w:rPr>
              <w:fldChar w:fldCharType="begin"/>
            </w:r>
            <w:r w:rsidR="00ED4C54">
              <w:rPr>
                <w:noProof/>
                <w:webHidden/>
              </w:rPr>
              <w:instrText xml:space="preserve"> PAGEREF _Toc111639113 \h </w:instrText>
            </w:r>
            <w:r w:rsidR="00ED4C54">
              <w:rPr>
                <w:noProof/>
                <w:webHidden/>
              </w:rPr>
            </w:r>
            <w:r w:rsidR="00ED4C54">
              <w:rPr>
                <w:noProof/>
                <w:webHidden/>
              </w:rPr>
              <w:fldChar w:fldCharType="separate"/>
            </w:r>
            <w:r w:rsidR="00ED4C54">
              <w:rPr>
                <w:noProof/>
                <w:webHidden/>
              </w:rPr>
              <w:t>18</w:t>
            </w:r>
            <w:r w:rsidR="00ED4C54">
              <w:rPr>
                <w:noProof/>
                <w:webHidden/>
              </w:rPr>
              <w:fldChar w:fldCharType="end"/>
            </w:r>
          </w:hyperlink>
        </w:p>
        <w:p w:rsidR="00ED4C54" w:rsidRDefault="00612A8F" w14:paraId="1E30BB41" w14:textId="704844E7">
          <w:pPr>
            <w:pStyle w:val="TOC3"/>
            <w:tabs>
              <w:tab w:val="right" w:leader="dot" w:pos="9062"/>
            </w:tabs>
            <w:rPr>
              <w:noProof/>
              <w:sz w:val="22"/>
              <w:szCs w:val="22"/>
              <w:lang w:val="en-CA" w:eastAsia="en-CA"/>
            </w:rPr>
          </w:pPr>
          <w:hyperlink w:history="1" w:anchor="_Toc111639114">
            <w:r w:rsidRPr="00BD1F25" w:rsidR="00ED4C54">
              <w:rPr>
                <w:rStyle w:val="Hyperlink"/>
                <w:rFonts w:ascii="Calibri" w:hAnsi="Calibri" w:eastAsia="Calibri" w:cs="Calibri"/>
                <w:noProof/>
              </w:rPr>
              <w:t>Téléchargez le logiciel</w:t>
            </w:r>
            <w:r w:rsidR="00ED4C54">
              <w:rPr>
                <w:noProof/>
                <w:webHidden/>
              </w:rPr>
              <w:tab/>
            </w:r>
            <w:r w:rsidR="00ED4C54">
              <w:rPr>
                <w:noProof/>
                <w:webHidden/>
              </w:rPr>
              <w:fldChar w:fldCharType="begin"/>
            </w:r>
            <w:r w:rsidR="00ED4C54">
              <w:rPr>
                <w:noProof/>
                <w:webHidden/>
              </w:rPr>
              <w:instrText xml:space="preserve"> PAGEREF _Toc111639114 \h </w:instrText>
            </w:r>
            <w:r w:rsidR="00ED4C54">
              <w:rPr>
                <w:noProof/>
                <w:webHidden/>
              </w:rPr>
            </w:r>
            <w:r w:rsidR="00ED4C54">
              <w:rPr>
                <w:noProof/>
                <w:webHidden/>
              </w:rPr>
              <w:fldChar w:fldCharType="separate"/>
            </w:r>
            <w:r w:rsidR="00ED4C54">
              <w:rPr>
                <w:noProof/>
                <w:webHidden/>
              </w:rPr>
              <w:t>19</w:t>
            </w:r>
            <w:r w:rsidR="00ED4C54">
              <w:rPr>
                <w:noProof/>
                <w:webHidden/>
              </w:rPr>
              <w:fldChar w:fldCharType="end"/>
            </w:r>
          </w:hyperlink>
        </w:p>
        <w:p w:rsidR="00ED4C54" w:rsidRDefault="00612A8F" w14:paraId="4E8C7BE3" w14:textId="56605B8C">
          <w:pPr>
            <w:pStyle w:val="TOC3"/>
            <w:tabs>
              <w:tab w:val="right" w:leader="dot" w:pos="9062"/>
            </w:tabs>
            <w:rPr>
              <w:noProof/>
              <w:sz w:val="22"/>
              <w:szCs w:val="22"/>
              <w:lang w:val="en-CA" w:eastAsia="en-CA"/>
            </w:rPr>
          </w:pPr>
          <w:hyperlink w:history="1" w:anchor="_Toc111639115">
            <w:r w:rsidRPr="00BD1F25" w:rsidR="00ED4C54">
              <w:rPr>
                <w:rStyle w:val="Hyperlink"/>
                <w:rFonts w:ascii="Calibri" w:hAnsi="Calibri" w:eastAsia="Calibri" w:cs="Calibri"/>
                <w:noProof/>
              </w:rPr>
              <w:t>Créez un compte RealVNC</w:t>
            </w:r>
            <w:r w:rsidR="00ED4C54">
              <w:rPr>
                <w:noProof/>
                <w:webHidden/>
              </w:rPr>
              <w:tab/>
            </w:r>
            <w:r w:rsidR="00ED4C54">
              <w:rPr>
                <w:noProof/>
                <w:webHidden/>
              </w:rPr>
              <w:fldChar w:fldCharType="begin"/>
            </w:r>
            <w:r w:rsidR="00ED4C54">
              <w:rPr>
                <w:noProof/>
                <w:webHidden/>
              </w:rPr>
              <w:instrText xml:space="preserve"> PAGEREF _Toc111639115 \h </w:instrText>
            </w:r>
            <w:r w:rsidR="00ED4C54">
              <w:rPr>
                <w:noProof/>
                <w:webHidden/>
              </w:rPr>
            </w:r>
            <w:r w:rsidR="00ED4C54">
              <w:rPr>
                <w:noProof/>
                <w:webHidden/>
              </w:rPr>
              <w:fldChar w:fldCharType="separate"/>
            </w:r>
            <w:r w:rsidR="00ED4C54">
              <w:rPr>
                <w:noProof/>
                <w:webHidden/>
              </w:rPr>
              <w:t>19</w:t>
            </w:r>
            <w:r w:rsidR="00ED4C54">
              <w:rPr>
                <w:noProof/>
                <w:webHidden/>
              </w:rPr>
              <w:fldChar w:fldCharType="end"/>
            </w:r>
          </w:hyperlink>
        </w:p>
        <w:p w:rsidR="00ED4C54" w:rsidRDefault="00612A8F" w14:paraId="7E79940B" w14:textId="062EE90F">
          <w:pPr>
            <w:pStyle w:val="TOC3"/>
            <w:tabs>
              <w:tab w:val="right" w:leader="dot" w:pos="9062"/>
            </w:tabs>
            <w:rPr>
              <w:noProof/>
              <w:sz w:val="22"/>
              <w:szCs w:val="22"/>
              <w:lang w:val="en-CA" w:eastAsia="en-CA"/>
            </w:rPr>
          </w:pPr>
          <w:hyperlink w:history="1" w:anchor="_Toc111639116">
            <w:r w:rsidRPr="00BD1F25" w:rsidR="00ED4C54">
              <w:rPr>
                <w:rStyle w:val="Hyperlink"/>
                <w:rFonts w:ascii="Calibri" w:hAnsi="Calibri" w:eastAsia="Calibri" w:cs="Calibri"/>
                <w:noProof/>
              </w:rPr>
              <w:t>Ouvrez VNC Viewer et identifiez-vous dans l’application</w:t>
            </w:r>
            <w:r w:rsidR="00ED4C54">
              <w:rPr>
                <w:noProof/>
                <w:webHidden/>
              </w:rPr>
              <w:tab/>
            </w:r>
            <w:r w:rsidR="00ED4C54">
              <w:rPr>
                <w:noProof/>
                <w:webHidden/>
              </w:rPr>
              <w:fldChar w:fldCharType="begin"/>
            </w:r>
            <w:r w:rsidR="00ED4C54">
              <w:rPr>
                <w:noProof/>
                <w:webHidden/>
              </w:rPr>
              <w:instrText xml:space="preserve"> PAGEREF _Toc111639116 \h </w:instrText>
            </w:r>
            <w:r w:rsidR="00ED4C54">
              <w:rPr>
                <w:noProof/>
                <w:webHidden/>
              </w:rPr>
            </w:r>
            <w:r w:rsidR="00ED4C54">
              <w:rPr>
                <w:noProof/>
                <w:webHidden/>
              </w:rPr>
              <w:fldChar w:fldCharType="separate"/>
            </w:r>
            <w:r w:rsidR="00ED4C54">
              <w:rPr>
                <w:noProof/>
                <w:webHidden/>
              </w:rPr>
              <w:t>20</w:t>
            </w:r>
            <w:r w:rsidR="00ED4C54">
              <w:rPr>
                <w:noProof/>
                <w:webHidden/>
              </w:rPr>
              <w:fldChar w:fldCharType="end"/>
            </w:r>
          </w:hyperlink>
        </w:p>
        <w:p w:rsidR="00ED4C54" w:rsidRDefault="00612A8F" w14:paraId="19316F5F" w14:textId="2F084FBC">
          <w:pPr>
            <w:pStyle w:val="TOC3"/>
            <w:tabs>
              <w:tab w:val="right" w:leader="dot" w:pos="9062"/>
            </w:tabs>
            <w:rPr>
              <w:noProof/>
              <w:sz w:val="22"/>
              <w:szCs w:val="22"/>
              <w:lang w:val="en-CA" w:eastAsia="en-CA"/>
            </w:rPr>
          </w:pPr>
          <w:hyperlink w:history="1" w:anchor="_Toc111639117">
            <w:r w:rsidRPr="00BD1F25" w:rsidR="00ED4C54">
              <w:rPr>
                <w:rStyle w:val="Hyperlink"/>
                <w:rFonts w:ascii="Calibri" w:hAnsi="Calibri" w:eastAsia="Calibri" w:cs="Calibri"/>
                <w:noProof/>
              </w:rPr>
              <w:t>Sélectionnez et connectez-vous à un ordinateur</w:t>
            </w:r>
            <w:r w:rsidR="00ED4C54">
              <w:rPr>
                <w:noProof/>
                <w:webHidden/>
              </w:rPr>
              <w:tab/>
            </w:r>
            <w:r w:rsidR="00ED4C54">
              <w:rPr>
                <w:noProof/>
                <w:webHidden/>
              </w:rPr>
              <w:fldChar w:fldCharType="begin"/>
            </w:r>
            <w:r w:rsidR="00ED4C54">
              <w:rPr>
                <w:noProof/>
                <w:webHidden/>
              </w:rPr>
              <w:instrText xml:space="preserve"> PAGEREF _Toc111639117 \h </w:instrText>
            </w:r>
            <w:r w:rsidR="00ED4C54">
              <w:rPr>
                <w:noProof/>
                <w:webHidden/>
              </w:rPr>
            </w:r>
            <w:r w:rsidR="00ED4C54">
              <w:rPr>
                <w:noProof/>
                <w:webHidden/>
              </w:rPr>
              <w:fldChar w:fldCharType="separate"/>
            </w:r>
            <w:r w:rsidR="00ED4C54">
              <w:rPr>
                <w:noProof/>
                <w:webHidden/>
              </w:rPr>
              <w:t>20</w:t>
            </w:r>
            <w:r w:rsidR="00ED4C54">
              <w:rPr>
                <w:noProof/>
                <w:webHidden/>
              </w:rPr>
              <w:fldChar w:fldCharType="end"/>
            </w:r>
          </w:hyperlink>
        </w:p>
        <w:p w:rsidR="00ED4C54" w:rsidRDefault="00612A8F" w14:paraId="188A4F47" w14:textId="6182EEB9">
          <w:pPr>
            <w:pStyle w:val="TOC1"/>
            <w:tabs>
              <w:tab w:val="right" w:leader="dot" w:pos="9062"/>
            </w:tabs>
            <w:rPr>
              <w:b w:val="0"/>
              <w:bCs w:val="0"/>
              <w:i w:val="0"/>
              <w:iCs w:val="0"/>
              <w:noProof/>
              <w:sz w:val="22"/>
              <w:szCs w:val="22"/>
              <w:lang w:val="en-CA" w:eastAsia="en-CA"/>
            </w:rPr>
          </w:pPr>
          <w:hyperlink w:history="1" w:anchor="_Toc111639118">
            <w:r w:rsidRPr="00BD1F25" w:rsidR="00ED4C54">
              <w:rPr>
                <w:rStyle w:val="Hyperlink"/>
                <w:noProof/>
              </w:rPr>
              <w:t>Matériel</w:t>
            </w:r>
            <w:r w:rsidR="00ED4C54">
              <w:rPr>
                <w:noProof/>
                <w:webHidden/>
              </w:rPr>
              <w:tab/>
            </w:r>
            <w:r w:rsidR="00ED4C54">
              <w:rPr>
                <w:noProof/>
                <w:webHidden/>
              </w:rPr>
              <w:fldChar w:fldCharType="begin"/>
            </w:r>
            <w:r w:rsidR="00ED4C54">
              <w:rPr>
                <w:noProof/>
                <w:webHidden/>
              </w:rPr>
              <w:instrText xml:space="preserve"> PAGEREF _Toc111639118 \h </w:instrText>
            </w:r>
            <w:r w:rsidR="00ED4C54">
              <w:rPr>
                <w:noProof/>
                <w:webHidden/>
              </w:rPr>
            </w:r>
            <w:r w:rsidR="00ED4C54">
              <w:rPr>
                <w:noProof/>
                <w:webHidden/>
              </w:rPr>
              <w:fldChar w:fldCharType="separate"/>
            </w:r>
            <w:r w:rsidR="00ED4C54">
              <w:rPr>
                <w:noProof/>
                <w:webHidden/>
              </w:rPr>
              <w:t>24</w:t>
            </w:r>
            <w:r w:rsidR="00ED4C54">
              <w:rPr>
                <w:noProof/>
                <w:webHidden/>
              </w:rPr>
              <w:fldChar w:fldCharType="end"/>
            </w:r>
          </w:hyperlink>
        </w:p>
        <w:p w:rsidR="00ED4C54" w:rsidRDefault="00612A8F" w14:paraId="0D102060" w14:textId="3606C4A5">
          <w:pPr>
            <w:pStyle w:val="TOC2"/>
            <w:tabs>
              <w:tab w:val="right" w:leader="dot" w:pos="9062"/>
            </w:tabs>
            <w:rPr>
              <w:b w:val="0"/>
              <w:bCs w:val="0"/>
              <w:noProof/>
              <w:lang w:val="en-CA" w:eastAsia="en-CA"/>
            </w:rPr>
          </w:pPr>
          <w:hyperlink w:history="1" w:anchor="_Toc111639119">
            <w:r w:rsidRPr="00BD1F25" w:rsidR="00ED4C54">
              <w:rPr>
                <w:rStyle w:val="Hyperlink"/>
                <w:noProof/>
              </w:rPr>
              <w:t>Équipement électronique (obligatoire dans le cours espaces interactifs)</w:t>
            </w:r>
            <w:r w:rsidR="00ED4C54">
              <w:rPr>
                <w:noProof/>
                <w:webHidden/>
              </w:rPr>
              <w:tab/>
            </w:r>
            <w:r w:rsidR="00ED4C54">
              <w:rPr>
                <w:noProof/>
                <w:webHidden/>
              </w:rPr>
              <w:fldChar w:fldCharType="begin"/>
            </w:r>
            <w:r w:rsidR="00ED4C54">
              <w:rPr>
                <w:noProof/>
                <w:webHidden/>
              </w:rPr>
              <w:instrText xml:space="preserve"> PAGEREF _Toc111639119 \h </w:instrText>
            </w:r>
            <w:r w:rsidR="00ED4C54">
              <w:rPr>
                <w:noProof/>
                <w:webHidden/>
              </w:rPr>
            </w:r>
            <w:r w:rsidR="00ED4C54">
              <w:rPr>
                <w:noProof/>
                <w:webHidden/>
              </w:rPr>
              <w:fldChar w:fldCharType="separate"/>
            </w:r>
            <w:r w:rsidR="00ED4C54">
              <w:rPr>
                <w:noProof/>
                <w:webHidden/>
              </w:rPr>
              <w:t>24</w:t>
            </w:r>
            <w:r w:rsidR="00ED4C54">
              <w:rPr>
                <w:noProof/>
                <w:webHidden/>
              </w:rPr>
              <w:fldChar w:fldCharType="end"/>
            </w:r>
          </w:hyperlink>
        </w:p>
        <w:p w:rsidR="00ED4C54" w:rsidRDefault="00612A8F" w14:paraId="3EB6C496" w14:textId="540A496F">
          <w:pPr>
            <w:pStyle w:val="TOC2"/>
            <w:tabs>
              <w:tab w:val="right" w:leader="dot" w:pos="9062"/>
            </w:tabs>
            <w:rPr>
              <w:b w:val="0"/>
              <w:bCs w:val="0"/>
              <w:noProof/>
              <w:lang w:val="en-CA" w:eastAsia="en-CA"/>
            </w:rPr>
          </w:pPr>
          <w:hyperlink w:history="1" w:anchor="_Toc111639120">
            <w:r w:rsidRPr="00BD1F25" w:rsidR="00ED4C54">
              <w:rPr>
                <w:rStyle w:val="Hyperlink"/>
                <w:noProof/>
              </w:rPr>
              <w:t>Clé USB (obligatoire)</w:t>
            </w:r>
            <w:r w:rsidR="00ED4C54">
              <w:rPr>
                <w:noProof/>
                <w:webHidden/>
              </w:rPr>
              <w:tab/>
            </w:r>
            <w:r w:rsidR="00ED4C54">
              <w:rPr>
                <w:noProof/>
                <w:webHidden/>
              </w:rPr>
              <w:fldChar w:fldCharType="begin"/>
            </w:r>
            <w:r w:rsidR="00ED4C54">
              <w:rPr>
                <w:noProof/>
                <w:webHidden/>
              </w:rPr>
              <w:instrText xml:space="preserve"> PAGEREF _Toc111639120 \h </w:instrText>
            </w:r>
            <w:r w:rsidR="00ED4C54">
              <w:rPr>
                <w:noProof/>
                <w:webHidden/>
              </w:rPr>
            </w:r>
            <w:r w:rsidR="00ED4C54">
              <w:rPr>
                <w:noProof/>
                <w:webHidden/>
              </w:rPr>
              <w:fldChar w:fldCharType="separate"/>
            </w:r>
            <w:r w:rsidR="00ED4C54">
              <w:rPr>
                <w:noProof/>
                <w:webHidden/>
              </w:rPr>
              <w:t>24</w:t>
            </w:r>
            <w:r w:rsidR="00ED4C54">
              <w:rPr>
                <w:noProof/>
                <w:webHidden/>
              </w:rPr>
              <w:fldChar w:fldCharType="end"/>
            </w:r>
          </w:hyperlink>
        </w:p>
        <w:p w:rsidR="00ED4C54" w:rsidRDefault="00612A8F" w14:paraId="04A093CD" w14:textId="32C2047C">
          <w:pPr>
            <w:pStyle w:val="TOC3"/>
            <w:tabs>
              <w:tab w:val="right" w:leader="dot" w:pos="9062"/>
            </w:tabs>
            <w:rPr>
              <w:noProof/>
              <w:sz w:val="22"/>
              <w:szCs w:val="22"/>
              <w:lang w:val="en-CA" w:eastAsia="en-CA"/>
            </w:rPr>
          </w:pPr>
          <w:hyperlink w:history="1" w:anchor="_Toc111639121">
            <w:r w:rsidRPr="00BD1F25" w:rsidR="00ED4C54">
              <w:rPr>
                <w:rStyle w:val="Hyperlink"/>
                <w:rFonts w:eastAsia="Calibri"/>
                <w:noProof/>
              </w:rPr>
              <w:t>Conseils</w:t>
            </w:r>
            <w:r w:rsidR="00ED4C54">
              <w:rPr>
                <w:noProof/>
                <w:webHidden/>
              </w:rPr>
              <w:tab/>
            </w:r>
            <w:r w:rsidR="00ED4C54">
              <w:rPr>
                <w:noProof/>
                <w:webHidden/>
              </w:rPr>
              <w:fldChar w:fldCharType="begin"/>
            </w:r>
            <w:r w:rsidR="00ED4C54">
              <w:rPr>
                <w:noProof/>
                <w:webHidden/>
              </w:rPr>
              <w:instrText xml:space="preserve"> PAGEREF _Toc111639121 \h </w:instrText>
            </w:r>
            <w:r w:rsidR="00ED4C54">
              <w:rPr>
                <w:noProof/>
                <w:webHidden/>
              </w:rPr>
            </w:r>
            <w:r w:rsidR="00ED4C54">
              <w:rPr>
                <w:noProof/>
                <w:webHidden/>
              </w:rPr>
              <w:fldChar w:fldCharType="separate"/>
            </w:r>
            <w:r w:rsidR="00ED4C54">
              <w:rPr>
                <w:noProof/>
                <w:webHidden/>
              </w:rPr>
              <w:t>24</w:t>
            </w:r>
            <w:r w:rsidR="00ED4C54">
              <w:rPr>
                <w:noProof/>
                <w:webHidden/>
              </w:rPr>
              <w:fldChar w:fldCharType="end"/>
            </w:r>
          </w:hyperlink>
        </w:p>
        <w:p w:rsidR="00ED4C54" w:rsidRDefault="00612A8F" w14:paraId="1F52C2C4" w14:textId="27C3433F">
          <w:pPr>
            <w:pStyle w:val="TOC2"/>
            <w:tabs>
              <w:tab w:val="right" w:leader="dot" w:pos="9062"/>
            </w:tabs>
            <w:rPr>
              <w:b w:val="0"/>
              <w:bCs w:val="0"/>
              <w:noProof/>
              <w:lang w:val="en-CA" w:eastAsia="en-CA"/>
            </w:rPr>
          </w:pPr>
          <w:hyperlink w:history="1" w:anchor="_Toc111639122">
            <w:r w:rsidRPr="00BD1F25" w:rsidR="00ED4C54">
              <w:rPr>
                <w:rStyle w:val="Hyperlink"/>
                <w:noProof/>
              </w:rPr>
              <w:t>Carte SD (obligatoire)</w:t>
            </w:r>
            <w:r w:rsidR="00ED4C54">
              <w:rPr>
                <w:noProof/>
                <w:webHidden/>
              </w:rPr>
              <w:tab/>
            </w:r>
            <w:r w:rsidR="00ED4C54">
              <w:rPr>
                <w:noProof/>
                <w:webHidden/>
              </w:rPr>
              <w:fldChar w:fldCharType="begin"/>
            </w:r>
            <w:r w:rsidR="00ED4C54">
              <w:rPr>
                <w:noProof/>
                <w:webHidden/>
              </w:rPr>
              <w:instrText xml:space="preserve"> PAGEREF _Toc111639122 \h </w:instrText>
            </w:r>
            <w:r w:rsidR="00ED4C54">
              <w:rPr>
                <w:noProof/>
                <w:webHidden/>
              </w:rPr>
            </w:r>
            <w:r w:rsidR="00ED4C54">
              <w:rPr>
                <w:noProof/>
                <w:webHidden/>
              </w:rPr>
              <w:fldChar w:fldCharType="separate"/>
            </w:r>
            <w:r w:rsidR="00ED4C54">
              <w:rPr>
                <w:noProof/>
                <w:webHidden/>
              </w:rPr>
              <w:t>24</w:t>
            </w:r>
            <w:r w:rsidR="00ED4C54">
              <w:rPr>
                <w:noProof/>
                <w:webHidden/>
              </w:rPr>
              <w:fldChar w:fldCharType="end"/>
            </w:r>
          </w:hyperlink>
        </w:p>
        <w:p w:rsidR="00ED4C54" w:rsidRDefault="00612A8F" w14:paraId="4506A1E2" w14:textId="154AD257">
          <w:pPr>
            <w:pStyle w:val="TOC2"/>
            <w:tabs>
              <w:tab w:val="right" w:leader="dot" w:pos="9062"/>
            </w:tabs>
            <w:rPr>
              <w:b w:val="0"/>
              <w:bCs w:val="0"/>
              <w:noProof/>
              <w:lang w:val="en-CA" w:eastAsia="en-CA"/>
            </w:rPr>
          </w:pPr>
          <w:hyperlink w:history="1" w:anchor="_Toc111639123">
            <w:r w:rsidRPr="00BD1F25" w:rsidR="00ED4C54">
              <w:rPr>
                <w:rStyle w:val="Hyperlink"/>
                <w:noProof/>
              </w:rPr>
              <w:t>Disque dur externe de travail (obligatoire)</w:t>
            </w:r>
            <w:r w:rsidR="00ED4C54">
              <w:rPr>
                <w:noProof/>
                <w:webHidden/>
              </w:rPr>
              <w:tab/>
            </w:r>
            <w:r w:rsidR="00ED4C54">
              <w:rPr>
                <w:noProof/>
                <w:webHidden/>
              </w:rPr>
              <w:fldChar w:fldCharType="begin"/>
            </w:r>
            <w:r w:rsidR="00ED4C54">
              <w:rPr>
                <w:noProof/>
                <w:webHidden/>
              </w:rPr>
              <w:instrText xml:space="preserve"> PAGEREF _Toc111639123 \h </w:instrText>
            </w:r>
            <w:r w:rsidR="00ED4C54">
              <w:rPr>
                <w:noProof/>
                <w:webHidden/>
              </w:rPr>
            </w:r>
            <w:r w:rsidR="00ED4C54">
              <w:rPr>
                <w:noProof/>
                <w:webHidden/>
              </w:rPr>
              <w:fldChar w:fldCharType="separate"/>
            </w:r>
            <w:r w:rsidR="00ED4C54">
              <w:rPr>
                <w:noProof/>
                <w:webHidden/>
              </w:rPr>
              <w:t>24</w:t>
            </w:r>
            <w:r w:rsidR="00ED4C54">
              <w:rPr>
                <w:noProof/>
                <w:webHidden/>
              </w:rPr>
              <w:fldChar w:fldCharType="end"/>
            </w:r>
          </w:hyperlink>
        </w:p>
        <w:p w:rsidR="00ED4C54" w:rsidRDefault="00612A8F" w14:paraId="2A7D3C49" w14:textId="2F7089CC">
          <w:pPr>
            <w:pStyle w:val="TOC3"/>
            <w:tabs>
              <w:tab w:val="right" w:leader="dot" w:pos="9062"/>
            </w:tabs>
            <w:rPr>
              <w:noProof/>
              <w:sz w:val="22"/>
              <w:szCs w:val="22"/>
              <w:lang w:val="en-CA" w:eastAsia="en-CA"/>
            </w:rPr>
          </w:pPr>
          <w:hyperlink w:history="1" w:anchor="_Toc111639124">
            <w:r w:rsidRPr="00BD1F25" w:rsidR="00ED4C54">
              <w:rPr>
                <w:rStyle w:val="Hyperlink"/>
                <w:noProof/>
              </w:rPr>
              <w:t>LES RECOMMANDATIONS</w:t>
            </w:r>
            <w:r w:rsidR="00ED4C54">
              <w:rPr>
                <w:noProof/>
                <w:webHidden/>
              </w:rPr>
              <w:tab/>
            </w:r>
            <w:r w:rsidR="00ED4C54">
              <w:rPr>
                <w:noProof/>
                <w:webHidden/>
              </w:rPr>
              <w:fldChar w:fldCharType="begin"/>
            </w:r>
            <w:r w:rsidR="00ED4C54">
              <w:rPr>
                <w:noProof/>
                <w:webHidden/>
              </w:rPr>
              <w:instrText xml:space="preserve"> PAGEREF _Toc111639124 \h </w:instrText>
            </w:r>
            <w:r w:rsidR="00ED4C54">
              <w:rPr>
                <w:noProof/>
                <w:webHidden/>
              </w:rPr>
            </w:r>
            <w:r w:rsidR="00ED4C54">
              <w:rPr>
                <w:noProof/>
                <w:webHidden/>
              </w:rPr>
              <w:fldChar w:fldCharType="separate"/>
            </w:r>
            <w:r w:rsidR="00ED4C54">
              <w:rPr>
                <w:noProof/>
                <w:webHidden/>
              </w:rPr>
              <w:t>25</w:t>
            </w:r>
            <w:r w:rsidR="00ED4C54">
              <w:rPr>
                <w:noProof/>
                <w:webHidden/>
              </w:rPr>
              <w:fldChar w:fldCharType="end"/>
            </w:r>
          </w:hyperlink>
        </w:p>
        <w:p w:rsidR="00ED4C54" w:rsidRDefault="00612A8F" w14:paraId="217E868D" w14:textId="5103A026">
          <w:pPr>
            <w:pStyle w:val="TOC3"/>
            <w:tabs>
              <w:tab w:val="right" w:leader="dot" w:pos="9062"/>
            </w:tabs>
            <w:rPr>
              <w:noProof/>
              <w:sz w:val="22"/>
              <w:szCs w:val="22"/>
              <w:lang w:val="en-CA" w:eastAsia="en-CA"/>
            </w:rPr>
          </w:pPr>
          <w:hyperlink w:history="1" w:anchor="_Toc111639125">
            <w:r w:rsidRPr="00BD1F25" w:rsidR="00ED4C54">
              <w:rPr>
                <w:rStyle w:val="Hyperlink"/>
                <w:rFonts w:eastAsia="Calibri"/>
                <w:noProof/>
              </w:rPr>
              <w:t>FORMAT DES DISQUES DURS ET DES CLÉS USB</w:t>
            </w:r>
            <w:r w:rsidR="00ED4C54">
              <w:rPr>
                <w:noProof/>
                <w:webHidden/>
              </w:rPr>
              <w:tab/>
            </w:r>
            <w:r w:rsidR="00ED4C54">
              <w:rPr>
                <w:noProof/>
                <w:webHidden/>
              </w:rPr>
              <w:fldChar w:fldCharType="begin"/>
            </w:r>
            <w:r w:rsidR="00ED4C54">
              <w:rPr>
                <w:noProof/>
                <w:webHidden/>
              </w:rPr>
              <w:instrText xml:space="preserve"> PAGEREF _Toc111639125 \h </w:instrText>
            </w:r>
            <w:r w:rsidR="00ED4C54">
              <w:rPr>
                <w:noProof/>
                <w:webHidden/>
              </w:rPr>
            </w:r>
            <w:r w:rsidR="00ED4C54">
              <w:rPr>
                <w:noProof/>
                <w:webHidden/>
              </w:rPr>
              <w:fldChar w:fldCharType="separate"/>
            </w:r>
            <w:r w:rsidR="00ED4C54">
              <w:rPr>
                <w:noProof/>
                <w:webHidden/>
              </w:rPr>
              <w:t>26</w:t>
            </w:r>
            <w:r w:rsidR="00ED4C54">
              <w:rPr>
                <w:noProof/>
                <w:webHidden/>
              </w:rPr>
              <w:fldChar w:fldCharType="end"/>
            </w:r>
          </w:hyperlink>
        </w:p>
        <w:p w:rsidR="00ED4C54" w:rsidRDefault="00612A8F" w14:paraId="0DFC9463" w14:textId="54A1349F">
          <w:pPr>
            <w:pStyle w:val="TOC3"/>
            <w:tabs>
              <w:tab w:val="right" w:leader="dot" w:pos="9062"/>
            </w:tabs>
            <w:rPr>
              <w:noProof/>
              <w:sz w:val="22"/>
              <w:szCs w:val="22"/>
              <w:lang w:val="en-CA" w:eastAsia="en-CA"/>
            </w:rPr>
          </w:pPr>
          <w:hyperlink w:history="1" w:anchor="_Toc111639126">
            <w:r w:rsidRPr="00BD1F25" w:rsidR="00ED4C54">
              <w:rPr>
                <w:rStyle w:val="Hyperlink"/>
                <w:noProof/>
              </w:rPr>
              <w:t>partitions</w:t>
            </w:r>
            <w:r w:rsidR="00ED4C54">
              <w:rPr>
                <w:noProof/>
                <w:webHidden/>
              </w:rPr>
              <w:tab/>
            </w:r>
            <w:r w:rsidR="00ED4C54">
              <w:rPr>
                <w:noProof/>
                <w:webHidden/>
              </w:rPr>
              <w:fldChar w:fldCharType="begin"/>
            </w:r>
            <w:r w:rsidR="00ED4C54">
              <w:rPr>
                <w:noProof/>
                <w:webHidden/>
              </w:rPr>
              <w:instrText xml:space="preserve"> PAGEREF _Toc111639126 \h </w:instrText>
            </w:r>
            <w:r w:rsidR="00ED4C54">
              <w:rPr>
                <w:noProof/>
                <w:webHidden/>
              </w:rPr>
            </w:r>
            <w:r w:rsidR="00ED4C54">
              <w:rPr>
                <w:noProof/>
                <w:webHidden/>
              </w:rPr>
              <w:fldChar w:fldCharType="separate"/>
            </w:r>
            <w:r w:rsidR="00ED4C54">
              <w:rPr>
                <w:noProof/>
                <w:webHidden/>
              </w:rPr>
              <w:t>26</w:t>
            </w:r>
            <w:r w:rsidR="00ED4C54">
              <w:rPr>
                <w:noProof/>
                <w:webHidden/>
              </w:rPr>
              <w:fldChar w:fldCharType="end"/>
            </w:r>
          </w:hyperlink>
        </w:p>
        <w:p w:rsidR="00ED4C54" w:rsidRDefault="00612A8F" w14:paraId="2DD5402E" w14:textId="2051CF2A">
          <w:pPr>
            <w:pStyle w:val="TOC3"/>
            <w:tabs>
              <w:tab w:val="right" w:leader="dot" w:pos="9062"/>
            </w:tabs>
            <w:rPr>
              <w:noProof/>
              <w:sz w:val="22"/>
              <w:szCs w:val="22"/>
              <w:lang w:val="en-CA" w:eastAsia="en-CA"/>
            </w:rPr>
          </w:pPr>
          <w:hyperlink w:history="1" w:anchor="_Toc111639127">
            <w:r w:rsidRPr="00BD1F25" w:rsidR="00ED4C54">
              <w:rPr>
                <w:rStyle w:val="Hyperlink"/>
                <w:noProof/>
              </w:rPr>
              <w:t>proCÉDURE DE FORMATAGE</w:t>
            </w:r>
            <w:r w:rsidR="00ED4C54">
              <w:rPr>
                <w:noProof/>
                <w:webHidden/>
              </w:rPr>
              <w:tab/>
            </w:r>
            <w:r w:rsidR="00ED4C54">
              <w:rPr>
                <w:noProof/>
                <w:webHidden/>
              </w:rPr>
              <w:fldChar w:fldCharType="begin"/>
            </w:r>
            <w:r w:rsidR="00ED4C54">
              <w:rPr>
                <w:noProof/>
                <w:webHidden/>
              </w:rPr>
              <w:instrText xml:space="preserve"> PAGEREF _Toc111639127 \h </w:instrText>
            </w:r>
            <w:r w:rsidR="00ED4C54">
              <w:rPr>
                <w:noProof/>
                <w:webHidden/>
              </w:rPr>
            </w:r>
            <w:r w:rsidR="00ED4C54">
              <w:rPr>
                <w:noProof/>
                <w:webHidden/>
              </w:rPr>
              <w:fldChar w:fldCharType="separate"/>
            </w:r>
            <w:r w:rsidR="00ED4C54">
              <w:rPr>
                <w:noProof/>
                <w:webHidden/>
              </w:rPr>
              <w:t>26</w:t>
            </w:r>
            <w:r w:rsidR="00ED4C54">
              <w:rPr>
                <w:noProof/>
                <w:webHidden/>
              </w:rPr>
              <w:fldChar w:fldCharType="end"/>
            </w:r>
          </w:hyperlink>
        </w:p>
        <w:p w:rsidR="00ED4C54" w:rsidRDefault="00612A8F" w14:paraId="690BF09C" w14:textId="5DA79E4F">
          <w:pPr>
            <w:pStyle w:val="TOC3"/>
            <w:tabs>
              <w:tab w:val="right" w:leader="dot" w:pos="9062"/>
            </w:tabs>
            <w:rPr>
              <w:noProof/>
              <w:sz w:val="22"/>
              <w:szCs w:val="22"/>
              <w:lang w:val="en-CA" w:eastAsia="en-CA"/>
            </w:rPr>
          </w:pPr>
          <w:hyperlink w:history="1" w:anchor="_Toc111639128">
            <w:r w:rsidRPr="00BD1F25" w:rsidR="00ED4C54">
              <w:rPr>
                <w:rStyle w:val="Hyperlink"/>
                <w:rFonts w:eastAsia="Calibri"/>
                <w:noProof/>
              </w:rPr>
              <w:t>CONSEILS</w:t>
            </w:r>
            <w:r w:rsidR="00ED4C54">
              <w:rPr>
                <w:noProof/>
                <w:webHidden/>
              </w:rPr>
              <w:tab/>
            </w:r>
            <w:r w:rsidR="00ED4C54">
              <w:rPr>
                <w:noProof/>
                <w:webHidden/>
              </w:rPr>
              <w:fldChar w:fldCharType="begin"/>
            </w:r>
            <w:r w:rsidR="00ED4C54">
              <w:rPr>
                <w:noProof/>
                <w:webHidden/>
              </w:rPr>
              <w:instrText xml:space="preserve"> PAGEREF _Toc111639128 \h </w:instrText>
            </w:r>
            <w:r w:rsidR="00ED4C54">
              <w:rPr>
                <w:noProof/>
                <w:webHidden/>
              </w:rPr>
            </w:r>
            <w:r w:rsidR="00ED4C54">
              <w:rPr>
                <w:noProof/>
                <w:webHidden/>
              </w:rPr>
              <w:fldChar w:fldCharType="separate"/>
            </w:r>
            <w:r w:rsidR="00ED4C54">
              <w:rPr>
                <w:noProof/>
                <w:webHidden/>
              </w:rPr>
              <w:t>31</w:t>
            </w:r>
            <w:r w:rsidR="00ED4C54">
              <w:rPr>
                <w:noProof/>
                <w:webHidden/>
              </w:rPr>
              <w:fldChar w:fldCharType="end"/>
            </w:r>
          </w:hyperlink>
        </w:p>
        <w:p w:rsidR="00ED4C54" w:rsidRDefault="00612A8F" w14:paraId="0A1A90F4" w14:textId="7DD901BE">
          <w:pPr>
            <w:pStyle w:val="TOC3"/>
            <w:tabs>
              <w:tab w:val="right" w:leader="dot" w:pos="9062"/>
            </w:tabs>
            <w:rPr>
              <w:noProof/>
              <w:sz w:val="22"/>
              <w:szCs w:val="22"/>
              <w:lang w:val="en-CA" w:eastAsia="en-CA"/>
            </w:rPr>
          </w:pPr>
          <w:hyperlink w:history="1" w:anchor="_Toc111639129">
            <w:r w:rsidRPr="00BD1F25" w:rsidR="00ED4C54">
              <w:rPr>
                <w:rStyle w:val="Hyperlink"/>
                <w:rFonts w:eastAsia="Calibri"/>
                <w:noProof/>
              </w:rPr>
              <w:t>INFORMATIONS TECHNIQUES sur les DISQUES DURS</w:t>
            </w:r>
            <w:r w:rsidR="00ED4C54">
              <w:rPr>
                <w:noProof/>
                <w:webHidden/>
              </w:rPr>
              <w:tab/>
            </w:r>
            <w:r w:rsidR="00ED4C54">
              <w:rPr>
                <w:noProof/>
                <w:webHidden/>
              </w:rPr>
              <w:fldChar w:fldCharType="begin"/>
            </w:r>
            <w:r w:rsidR="00ED4C54">
              <w:rPr>
                <w:noProof/>
                <w:webHidden/>
              </w:rPr>
              <w:instrText xml:space="preserve"> PAGEREF _Toc111639129 \h </w:instrText>
            </w:r>
            <w:r w:rsidR="00ED4C54">
              <w:rPr>
                <w:noProof/>
                <w:webHidden/>
              </w:rPr>
            </w:r>
            <w:r w:rsidR="00ED4C54">
              <w:rPr>
                <w:noProof/>
                <w:webHidden/>
              </w:rPr>
              <w:fldChar w:fldCharType="separate"/>
            </w:r>
            <w:r w:rsidR="00ED4C54">
              <w:rPr>
                <w:noProof/>
                <w:webHidden/>
              </w:rPr>
              <w:t>31</w:t>
            </w:r>
            <w:r w:rsidR="00ED4C54">
              <w:rPr>
                <w:noProof/>
                <w:webHidden/>
              </w:rPr>
              <w:fldChar w:fldCharType="end"/>
            </w:r>
          </w:hyperlink>
        </w:p>
        <w:p w:rsidR="00ED4C54" w:rsidRDefault="00612A8F" w14:paraId="383792EB" w14:textId="653AA9E3">
          <w:pPr>
            <w:pStyle w:val="TOC2"/>
            <w:tabs>
              <w:tab w:val="right" w:leader="dot" w:pos="9062"/>
            </w:tabs>
            <w:rPr>
              <w:b w:val="0"/>
              <w:bCs w:val="0"/>
              <w:noProof/>
              <w:lang w:val="en-CA" w:eastAsia="en-CA"/>
            </w:rPr>
          </w:pPr>
          <w:hyperlink w:history="1" w:anchor="_Toc111639130">
            <w:r w:rsidRPr="00BD1F25" w:rsidR="00ED4C54">
              <w:rPr>
                <w:rStyle w:val="Hyperlink"/>
                <w:noProof/>
              </w:rPr>
              <w:t>SOLUTION D’ARCHIVAGE (obligatoire)</w:t>
            </w:r>
            <w:r w:rsidR="00ED4C54">
              <w:rPr>
                <w:noProof/>
                <w:webHidden/>
              </w:rPr>
              <w:tab/>
            </w:r>
            <w:r w:rsidR="00ED4C54">
              <w:rPr>
                <w:noProof/>
                <w:webHidden/>
              </w:rPr>
              <w:fldChar w:fldCharType="begin"/>
            </w:r>
            <w:r w:rsidR="00ED4C54">
              <w:rPr>
                <w:noProof/>
                <w:webHidden/>
              </w:rPr>
              <w:instrText xml:space="preserve"> PAGEREF _Toc111639130 \h </w:instrText>
            </w:r>
            <w:r w:rsidR="00ED4C54">
              <w:rPr>
                <w:noProof/>
                <w:webHidden/>
              </w:rPr>
            </w:r>
            <w:r w:rsidR="00ED4C54">
              <w:rPr>
                <w:noProof/>
                <w:webHidden/>
              </w:rPr>
              <w:fldChar w:fldCharType="separate"/>
            </w:r>
            <w:r w:rsidR="00ED4C54">
              <w:rPr>
                <w:noProof/>
                <w:webHidden/>
              </w:rPr>
              <w:t>32</w:t>
            </w:r>
            <w:r w:rsidR="00ED4C54">
              <w:rPr>
                <w:noProof/>
                <w:webHidden/>
              </w:rPr>
              <w:fldChar w:fldCharType="end"/>
            </w:r>
          </w:hyperlink>
        </w:p>
        <w:p w:rsidR="00ED4C54" w:rsidRDefault="00612A8F" w14:paraId="470C16A4" w14:textId="303BBD49">
          <w:pPr>
            <w:pStyle w:val="TOC3"/>
            <w:tabs>
              <w:tab w:val="right" w:leader="dot" w:pos="9062"/>
            </w:tabs>
            <w:rPr>
              <w:noProof/>
              <w:sz w:val="22"/>
              <w:szCs w:val="22"/>
              <w:lang w:val="en-CA" w:eastAsia="en-CA"/>
            </w:rPr>
          </w:pPr>
          <w:hyperlink w:history="1" w:anchor="_Toc111639131">
            <w:r w:rsidRPr="00BD1F25" w:rsidR="00ED4C54">
              <w:rPr>
                <w:rStyle w:val="Hyperlink"/>
                <w:noProof/>
              </w:rPr>
              <w:t xml:space="preserve">Disque dur externe archivage </w:t>
            </w:r>
            <w:r w:rsidRPr="00BD1F25" w:rsidR="00ED4C54">
              <w:rPr>
                <w:rStyle w:val="Hyperlink"/>
                <w:rFonts w:eastAsia="Calibri"/>
                <w:noProof/>
              </w:rPr>
              <w:t>(optionnel)</w:t>
            </w:r>
            <w:r w:rsidR="00ED4C54">
              <w:rPr>
                <w:noProof/>
                <w:webHidden/>
              </w:rPr>
              <w:tab/>
            </w:r>
            <w:r w:rsidR="00ED4C54">
              <w:rPr>
                <w:noProof/>
                <w:webHidden/>
              </w:rPr>
              <w:fldChar w:fldCharType="begin"/>
            </w:r>
            <w:r w:rsidR="00ED4C54">
              <w:rPr>
                <w:noProof/>
                <w:webHidden/>
              </w:rPr>
              <w:instrText xml:space="preserve"> PAGEREF _Toc111639131 \h </w:instrText>
            </w:r>
            <w:r w:rsidR="00ED4C54">
              <w:rPr>
                <w:noProof/>
                <w:webHidden/>
              </w:rPr>
            </w:r>
            <w:r w:rsidR="00ED4C54">
              <w:rPr>
                <w:noProof/>
                <w:webHidden/>
              </w:rPr>
              <w:fldChar w:fldCharType="separate"/>
            </w:r>
            <w:r w:rsidR="00ED4C54">
              <w:rPr>
                <w:noProof/>
                <w:webHidden/>
              </w:rPr>
              <w:t>32</w:t>
            </w:r>
            <w:r w:rsidR="00ED4C54">
              <w:rPr>
                <w:noProof/>
                <w:webHidden/>
              </w:rPr>
              <w:fldChar w:fldCharType="end"/>
            </w:r>
          </w:hyperlink>
        </w:p>
        <w:p w:rsidR="00ED4C54" w:rsidRDefault="00612A8F" w14:paraId="35CD602E" w14:textId="08764D03">
          <w:pPr>
            <w:pStyle w:val="TOC2"/>
            <w:tabs>
              <w:tab w:val="right" w:leader="dot" w:pos="9062"/>
            </w:tabs>
            <w:rPr>
              <w:b w:val="0"/>
              <w:bCs w:val="0"/>
              <w:noProof/>
              <w:lang w:val="en-CA" w:eastAsia="en-CA"/>
            </w:rPr>
          </w:pPr>
          <w:hyperlink w:history="1" w:anchor="_Toc111639132">
            <w:r w:rsidRPr="00BD1F25" w:rsidR="00ED4C54">
              <w:rPr>
                <w:rStyle w:val="Hyperlink"/>
                <w:noProof/>
              </w:rPr>
              <w:t>Équipement audio (optionnel)</w:t>
            </w:r>
            <w:r w:rsidR="00ED4C54">
              <w:rPr>
                <w:noProof/>
                <w:webHidden/>
              </w:rPr>
              <w:tab/>
            </w:r>
            <w:r w:rsidR="00ED4C54">
              <w:rPr>
                <w:noProof/>
                <w:webHidden/>
              </w:rPr>
              <w:fldChar w:fldCharType="begin"/>
            </w:r>
            <w:r w:rsidR="00ED4C54">
              <w:rPr>
                <w:noProof/>
                <w:webHidden/>
              </w:rPr>
              <w:instrText xml:space="preserve"> PAGEREF _Toc111639132 \h </w:instrText>
            </w:r>
            <w:r w:rsidR="00ED4C54">
              <w:rPr>
                <w:noProof/>
                <w:webHidden/>
              </w:rPr>
            </w:r>
            <w:r w:rsidR="00ED4C54">
              <w:rPr>
                <w:noProof/>
                <w:webHidden/>
              </w:rPr>
              <w:fldChar w:fldCharType="separate"/>
            </w:r>
            <w:r w:rsidR="00ED4C54">
              <w:rPr>
                <w:noProof/>
                <w:webHidden/>
              </w:rPr>
              <w:t>32</w:t>
            </w:r>
            <w:r w:rsidR="00ED4C54">
              <w:rPr>
                <w:noProof/>
                <w:webHidden/>
              </w:rPr>
              <w:fldChar w:fldCharType="end"/>
            </w:r>
          </w:hyperlink>
        </w:p>
        <w:p w:rsidR="00ED4C54" w:rsidRDefault="00612A8F" w14:paraId="22EF8CF2" w14:textId="2743DCFE">
          <w:pPr>
            <w:pStyle w:val="TOC1"/>
            <w:tabs>
              <w:tab w:val="right" w:leader="dot" w:pos="9062"/>
            </w:tabs>
            <w:rPr>
              <w:b w:val="0"/>
              <w:bCs w:val="0"/>
              <w:i w:val="0"/>
              <w:iCs w:val="0"/>
              <w:noProof/>
              <w:sz w:val="22"/>
              <w:szCs w:val="22"/>
              <w:lang w:val="en-CA" w:eastAsia="en-CA"/>
            </w:rPr>
          </w:pPr>
          <w:hyperlink w:history="1" w:anchor="_Toc111639133">
            <w:r w:rsidRPr="00BD1F25" w:rsidR="00ED4C54">
              <w:rPr>
                <w:rStyle w:val="Hyperlink"/>
                <w:noProof/>
                <w:lang w:eastAsia="fr-FR"/>
              </w:rPr>
              <w:t>Recommandations pour un ordinateur portable</w:t>
            </w:r>
            <w:r w:rsidR="00ED4C54">
              <w:rPr>
                <w:noProof/>
                <w:webHidden/>
              </w:rPr>
              <w:tab/>
            </w:r>
            <w:r w:rsidR="00ED4C54">
              <w:rPr>
                <w:noProof/>
                <w:webHidden/>
              </w:rPr>
              <w:fldChar w:fldCharType="begin"/>
            </w:r>
            <w:r w:rsidR="00ED4C54">
              <w:rPr>
                <w:noProof/>
                <w:webHidden/>
              </w:rPr>
              <w:instrText xml:space="preserve"> PAGEREF _Toc111639133 \h </w:instrText>
            </w:r>
            <w:r w:rsidR="00ED4C54">
              <w:rPr>
                <w:noProof/>
                <w:webHidden/>
              </w:rPr>
            </w:r>
            <w:r w:rsidR="00ED4C54">
              <w:rPr>
                <w:noProof/>
                <w:webHidden/>
              </w:rPr>
              <w:fldChar w:fldCharType="separate"/>
            </w:r>
            <w:r w:rsidR="00ED4C54">
              <w:rPr>
                <w:noProof/>
                <w:webHidden/>
              </w:rPr>
              <w:t>33</w:t>
            </w:r>
            <w:r w:rsidR="00ED4C54">
              <w:rPr>
                <w:noProof/>
                <w:webHidden/>
              </w:rPr>
              <w:fldChar w:fldCharType="end"/>
            </w:r>
          </w:hyperlink>
        </w:p>
        <w:p w:rsidR="00ED4C54" w:rsidRDefault="00612A8F" w14:paraId="5AFED749" w14:textId="7314CB1D">
          <w:pPr>
            <w:pStyle w:val="TOC2"/>
            <w:tabs>
              <w:tab w:val="right" w:leader="dot" w:pos="9062"/>
            </w:tabs>
            <w:rPr>
              <w:b w:val="0"/>
              <w:bCs w:val="0"/>
              <w:noProof/>
              <w:lang w:val="en-CA" w:eastAsia="en-CA"/>
            </w:rPr>
          </w:pPr>
          <w:hyperlink w:history="1" w:anchor="_Toc111639134">
            <w:r w:rsidRPr="00BD1F25" w:rsidR="00ED4C54">
              <w:rPr>
                <w:rStyle w:val="Hyperlink"/>
                <w:noProof/>
              </w:rPr>
              <w:t>Spécifications techniques minimales requises</w:t>
            </w:r>
            <w:r w:rsidR="00ED4C54">
              <w:rPr>
                <w:noProof/>
                <w:webHidden/>
              </w:rPr>
              <w:tab/>
            </w:r>
            <w:r w:rsidR="00ED4C54">
              <w:rPr>
                <w:noProof/>
                <w:webHidden/>
              </w:rPr>
              <w:fldChar w:fldCharType="begin"/>
            </w:r>
            <w:r w:rsidR="00ED4C54">
              <w:rPr>
                <w:noProof/>
                <w:webHidden/>
              </w:rPr>
              <w:instrText xml:space="preserve"> PAGEREF _Toc111639134 \h </w:instrText>
            </w:r>
            <w:r w:rsidR="00ED4C54">
              <w:rPr>
                <w:noProof/>
                <w:webHidden/>
              </w:rPr>
            </w:r>
            <w:r w:rsidR="00ED4C54">
              <w:rPr>
                <w:noProof/>
                <w:webHidden/>
              </w:rPr>
              <w:fldChar w:fldCharType="separate"/>
            </w:r>
            <w:r w:rsidR="00ED4C54">
              <w:rPr>
                <w:noProof/>
                <w:webHidden/>
              </w:rPr>
              <w:t>33</w:t>
            </w:r>
            <w:r w:rsidR="00ED4C54">
              <w:rPr>
                <w:noProof/>
                <w:webHidden/>
              </w:rPr>
              <w:fldChar w:fldCharType="end"/>
            </w:r>
          </w:hyperlink>
        </w:p>
        <w:p w:rsidR="00ED4C54" w:rsidRDefault="00612A8F" w14:paraId="7D95EE46" w14:textId="618303BE">
          <w:pPr>
            <w:pStyle w:val="TOC2"/>
            <w:tabs>
              <w:tab w:val="right" w:leader="dot" w:pos="9062"/>
            </w:tabs>
            <w:rPr>
              <w:b w:val="0"/>
              <w:bCs w:val="0"/>
              <w:noProof/>
              <w:lang w:val="en-CA" w:eastAsia="en-CA"/>
            </w:rPr>
          </w:pPr>
          <w:hyperlink w:history="1" w:anchor="_Toc111639135">
            <w:r w:rsidRPr="00BD1F25" w:rsidR="00ED4C54">
              <w:rPr>
                <w:rStyle w:val="Hyperlink"/>
                <w:noProof/>
              </w:rPr>
              <w:t>Autres recommandations sur les spécifications techniques</w:t>
            </w:r>
            <w:r w:rsidR="00ED4C54">
              <w:rPr>
                <w:noProof/>
                <w:webHidden/>
              </w:rPr>
              <w:tab/>
            </w:r>
            <w:r w:rsidR="00ED4C54">
              <w:rPr>
                <w:noProof/>
                <w:webHidden/>
              </w:rPr>
              <w:fldChar w:fldCharType="begin"/>
            </w:r>
            <w:r w:rsidR="00ED4C54">
              <w:rPr>
                <w:noProof/>
                <w:webHidden/>
              </w:rPr>
              <w:instrText xml:space="preserve"> PAGEREF _Toc111639135 \h </w:instrText>
            </w:r>
            <w:r w:rsidR="00ED4C54">
              <w:rPr>
                <w:noProof/>
                <w:webHidden/>
              </w:rPr>
            </w:r>
            <w:r w:rsidR="00ED4C54">
              <w:rPr>
                <w:noProof/>
                <w:webHidden/>
              </w:rPr>
              <w:fldChar w:fldCharType="separate"/>
            </w:r>
            <w:r w:rsidR="00ED4C54">
              <w:rPr>
                <w:noProof/>
                <w:webHidden/>
              </w:rPr>
              <w:t>33</w:t>
            </w:r>
            <w:r w:rsidR="00ED4C54">
              <w:rPr>
                <w:noProof/>
                <w:webHidden/>
              </w:rPr>
              <w:fldChar w:fldCharType="end"/>
            </w:r>
          </w:hyperlink>
        </w:p>
        <w:p w:rsidR="00ED4C54" w:rsidRDefault="00612A8F" w14:paraId="7BE2DCB3" w14:textId="648BA16C">
          <w:pPr>
            <w:pStyle w:val="TOC2"/>
            <w:tabs>
              <w:tab w:val="right" w:leader="dot" w:pos="9062"/>
            </w:tabs>
            <w:rPr>
              <w:b w:val="0"/>
              <w:bCs w:val="0"/>
              <w:noProof/>
              <w:lang w:val="en-CA" w:eastAsia="en-CA"/>
            </w:rPr>
          </w:pPr>
          <w:hyperlink w:history="1" w:anchor="_Toc111639136">
            <w:r w:rsidRPr="00BD1F25" w:rsidR="00ED4C54">
              <w:rPr>
                <w:rStyle w:val="Hyperlink"/>
                <w:noProof/>
                <w:lang w:val="fr-FR"/>
              </w:rPr>
              <w:t>Tableau des recommandations recommandées et minimales</w:t>
            </w:r>
            <w:r w:rsidR="00ED4C54">
              <w:rPr>
                <w:noProof/>
                <w:webHidden/>
              </w:rPr>
              <w:tab/>
            </w:r>
            <w:r w:rsidR="00ED4C54">
              <w:rPr>
                <w:noProof/>
                <w:webHidden/>
              </w:rPr>
              <w:fldChar w:fldCharType="begin"/>
            </w:r>
            <w:r w:rsidR="00ED4C54">
              <w:rPr>
                <w:noProof/>
                <w:webHidden/>
              </w:rPr>
              <w:instrText xml:space="preserve"> PAGEREF _Toc111639136 \h </w:instrText>
            </w:r>
            <w:r w:rsidR="00ED4C54">
              <w:rPr>
                <w:noProof/>
                <w:webHidden/>
              </w:rPr>
            </w:r>
            <w:r w:rsidR="00ED4C54">
              <w:rPr>
                <w:noProof/>
                <w:webHidden/>
              </w:rPr>
              <w:fldChar w:fldCharType="separate"/>
            </w:r>
            <w:r w:rsidR="00ED4C54">
              <w:rPr>
                <w:noProof/>
                <w:webHidden/>
              </w:rPr>
              <w:t>34</w:t>
            </w:r>
            <w:r w:rsidR="00ED4C54">
              <w:rPr>
                <w:noProof/>
                <w:webHidden/>
              </w:rPr>
              <w:fldChar w:fldCharType="end"/>
            </w:r>
          </w:hyperlink>
        </w:p>
        <w:p w:rsidR="00ED4C54" w:rsidRDefault="00612A8F" w14:paraId="4939C72C" w14:textId="7A97971F">
          <w:pPr>
            <w:pStyle w:val="TOC2"/>
            <w:tabs>
              <w:tab w:val="right" w:leader="dot" w:pos="9062"/>
            </w:tabs>
            <w:rPr>
              <w:b w:val="0"/>
              <w:bCs w:val="0"/>
              <w:noProof/>
              <w:lang w:val="en-CA" w:eastAsia="en-CA"/>
            </w:rPr>
          </w:pPr>
          <w:hyperlink w:history="1" w:anchor="_Toc111639137">
            <w:r w:rsidRPr="00BD1F25" w:rsidR="00ED4C54">
              <w:rPr>
                <w:rStyle w:val="Hyperlink"/>
                <w:noProof/>
                <w:lang w:val="fr-FR"/>
              </w:rPr>
              <w:t>Exemples de portables</w:t>
            </w:r>
            <w:r w:rsidR="00ED4C54">
              <w:rPr>
                <w:noProof/>
                <w:webHidden/>
              </w:rPr>
              <w:tab/>
            </w:r>
            <w:r w:rsidR="00ED4C54">
              <w:rPr>
                <w:noProof/>
                <w:webHidden/>
              </w:rPr>
              <w:fldChar w:fldCharType="begin"/>
            </w:r>
            <w:r w:rsidR="00ED4C54">
              <w:rPr>
                <w:noProof/>
                <w:webHidden/>
              </w:rPr>
              <w:instrText xml:space="preserve"> PAGEREF _Toc111639137 \h </w:instrText>
            </w:r>
            <w:r w:rsidR="00ED4C54">
              <w:rPr>
                <w:noProof/>
                <w:webHidden/>
              </w:rPr>
            </w:r>
            <w:r w:rsidR="00ED4C54">
              <w:rPr>
                <w:noProof/>
                <w:webHidden/>
              </w:rPr>
              <w:fldChar w:fldCharType="separate"/>
            </w:r>
            <w:r w:rsidR="00ED4C54">
              <w:rPr>
                <w:noProof/>
                <w:webHidden/>
              </w:rPr>
              <w:t>35</w:t>
            </w:r>
            <w:r w:rsidR="00ED4C54">
              <w:rPr>
                <w:noProof/>
                <w:webHidden/>
              </w:rPr>
              <w:fldChar w:fldCharType="end"/>
            </w:r>
          </w:hyperlink>
        </w:p>
        <w:p w:rsidR="00ED4C54" w:rsidRDefault="00612A8F" w14:paraId="489ABE79" w14:textId="51C25829">
          <w:pPr>
            <w:pStyle w:val="TOC1"/>
            <w:tabs>
              <w:tab w:val="right" w:leader="dot" w:pos="9062"/>
            </w:tabs>
            <w:rPr>
              <w:b w:val="0"/>
              <w:bCs w:val="0"/>
              <w:i w:val="0"/>
              <w:iCs w:val="0"/>
              <w:noProof/>
              <w:sz w:val="22"/>
              <w:szCs w:val="22"/>
              <w:lang w:val="en-CA" w:eastAsia="en-CA"/>
            </w:rPr>
          </w:pPr>
          <w:hyperlink w:history="1" w:anchor="_Toc111639138">
            <w:r w:rsidRPr="00BD1F25" w:rsidR="00ED4C54">
              <w:rPr>
                <w:rStyle w:val="Hyperlink"/>
                <w:noProof/>
                <w:lang w:eastAsia="fr-FR"/>
              </w:rPr>
              <w:t>Liste des logiciels à installer</w:t>
            </w:r>
            <w:r w:rsidR="00ED4C54">
              <w:rPr>
                <w:noProof/>
                <w:webHidden/>
              </w:rPr>
              <w:tab/>
            </w:r>
            <w:r w:rsidR="00ED4C54">
              <w:rPr>
                <w:noProof/>
                <w:webHidden/>
              </w:rPr>
              <w:fldChar w:fldCharType="begin"/>
            </w:r>
            <w:r w:rsidR="00ED4C54">
              <w:rPr>
                <w:noProof/>
                <w:webHidden/>
              </w:rPr>
              <w:instrText xml:space="preserve"> PAGEREF _Toc111639138 \h </w:instrText>
            </w:r>
            <w:r w:rsidR="00ED4C54">
              <w:rPr>
                <w:noProof/>
                <w:webHidden/>
              </w:rPr>
            </w:r>
            <w:r w:rsidR="00ED4C54">
              <w:rPr>
                <w:noProof/>
                <w:webHidden/>
              </w:rPr>
              <w:fldChar w:fldCharType="separate"/>
            </w:r>
            <w:r w:rsidR="00ED4C54">
              <w:rPr>
                <w:noProof/>
                <w:webHidden/>
              </w:rPr>
              <w:t>36</w:t>
            </w:r>
            <w:r w:rsidR="00ED4C54">
              <w:rPr>
                <w:noProof/>
                <w:webHidden/>
              </w:rPr>
              <w:fldChar w:fldCharType="end"/>
            </w:r>
          </w:hyperlink>
        </w:p>
        <w:p w:rsidR="00ED4C54" w:rsidRDefault="00612A8F" w14:paraId="7389F97A" w14:textId="4FDFF1BF">
          <w:pPr>
            <w:pStyle w:val="TOC2"/>
            <w:tabs>
              <w:tab w:val="right" w:leader="dot" w:pos="9062"/>
            </w:tabs>
            <w:rPr>
              <w:b w:val="0"/>
              <w:bCs w:val="0"/>
              <w:noProof/>
              <w:lang w:val="en-CA" w:eastAsia="en-CA"/>
            </w:rPr>
          </w:pPr>
          <w:hyperlink w:history="1" w:anchor="_Toc111639139">
            <w:r w:rsidRPr="00BD1F25" w:rsidR="00ED4C54">
              <w:rPr>
                <w:rStyle w:val="Hyperlink"/>
                <w:noProof/>
              </w:rPr>
              <w:t>Office 365 et Microsoft Teams</w:t>
            </w:r>
            <w:r w:rsidR="00ED4C54">
              <w:rPr>
                <w:noProof/>
                <w:webHidden/>
              </w:rPr>
              <w:tab/>
            </w:r>
            <w:r w:rsidR="00ED4C54">
              <w:rPr>
                <w:noProof/>
                <w:webHidden/>
              </w:rPr>
              <w:fldChar w:fldCharType="begin"/>
            </w:r>
            <w:r w:rsidR="00ED4C54">
              <w:rPr>
                <w:noProof/>
                <w:webHidden/>
              </w:rPr>
              <w:instrText xml:space="preserve"> PAGEREF _Toc111639139 \h </w:instrText>
            </w:r>
            <w:r w:rsidR="00ED4C54">
              <w:rPr>
                <w:noProof/>
                <w:webHidden/>
              </w:rPr>
            </w:r>
            <w:r w:rsidR="00ED4C54">
              <w:rPr>
                <w:noProof/>
                <w:webHidden/>
              </w:rPr>
              <w:fldChar w:fldCharType="separate"/>
            </w:r>
            <w:r w:rsidR="00ED4C54">
              <w:rPr>
                <w:noProof/>
                <w:webHidden/>
              </w:rPr>
              <w:t>36</w:t>
            </w:r>
            <w:r w:rsidR="00ED4C54">
              <w:rPr>
                <w:noProof/>
                <w:webHidden/>
              </w:rPr>
              <w:fldChar w:fldCharType="end"/>
            </w:r>
          </w:hyperlink>
        </w:p>
        <w:p w:rsidR="00ED4C54" w:rsidRDefault="00612A8F" w14:paraId="0F34AF24" w14:textId="5678457C">
          <w:pPr>
            <w:pStyle w:val="TOC2"/>
            <w:tabs>
              <w:tab w:val="right" w:leader="dot" w:pos="9062"/>
            </w:tabs>
            <w:rPr>
              <w:b w:val="0"/>
              <w:bCs w:val="0"/>
              <w:noProof/>
              <w:lang w:val="en-CA" w:eastAsia="en-CA"/>
            </w:rPr>
          </w:pPr>
          <w:hyperlink w:history="1" w:anchor="_Toc111639140">
            <w:r w:rsidRPr="00BD1F25" w:rsidR="00ED4C54">
              <w:rPr>
                <w:rStyle w:val="Hyperlink"/>
                <w:noProof/>
              </w:rPr>
              <w:t>SUITE ADOBE</w:t>
            </w:r>
            <w:r w:rsidR="00ED4C54">
              <w:rPr>
                <w:noProof/>
                <w:webHidden/>
              </w:rPr>
              <w:tab/>
            </w:r>
            <w:r w:rsidR="00ED4C54">
              <w:rPr>
                <w:noProof/>
                <w:webHidden/>
              </w:rPr>
              <w:fldChar w:fldCharType="begin"/>
            </w:r>
            <w:r w:rsidR="00ED4C54">
              <w:rPr>
                <w:noProof/>
                <w:webHidden/>
              </w:rPr>
              <w:instrText xml:space="preserve"> PAGEREF _Toc111639140 \h </w:instrText>
            </w:r>
            <w:r w:rsidR="00ED4C54">
              <w:rPr>
                <w:noProof/>
                <w:webHidden/>
              </w:rPr>
            </w:r>
            <w:r w:rsidR="00ED4C54">
              <w:rPr>
                <w:noProof/>
                <w:webHidden/>
              </w:rPr>
              <w:fldChar w:fldCharType="separate"/>
            </w:r>
            <w:r w:rsidR="00ED4C54">
              <w:rPr>
                <w:noProof/>
                <w:webHidden/>
              </w:rPr>
              <w:t>36</w:t>
            </w:r>
            <w:r w:rsidR="00ED4C54">
              <w:rPr>
                <w:noProof/>
                <w:webHidden/>
              </w:rPr>
              <w:fldChar w:fldCharType="end"/>
            </w:r>
          </w:hyperlink>
        </w:p>
        <w:p w:rsidR="00ED4C54" w:rsidRDefault="00612A8F" w14:paraId="732FA841" w14:textId="36BC8DE5">
          <w:pPr>
            <w:pStyle w:val="TOC2"/>
            <w:tabs>
              <w:tab w:val="right" w:leader="dot" w:pos="9062"/>
            </w:tabs>
            <w:rPr>
              <w:b w:val="0"/>
              <w:bCs w:val="0"/>
              <w:noProof/>
              <w:lang w:val="en-CA" w:eastAsia="en-CA"/>
            </w:rPr>
          </w:pPr>
          <w:hyperlink w:history="1" w:anchor="_Toc111639141">
            <w:r w:rsidRPr="00BD1F25" w:rsidR="00ED4C54">
              <w:rPr>
                <w:rStyle w:val="Hyperlink"/>
                <w:noProof/>
              </w:rPr>
              <w:t>Logiciels pour la session d’automne</w:t>
            </w:r>
            <w:r w:rsidR="00ED4C54">
              <w:rPr>
                <w:noProof/>
                <w:webHidden/>
              </w:rPr>
              <w:tab/>
            </w:r>
            <w:r w:rsidR="00ED4C54">
              <w:rPr>
                <w:noProof/>
                <w:webHidden/>
              </w:rPr>
              <w:fldChar w:fldCharType="begin"/>
            </w:r>
            <w:r w:rsidR="00ED4C54">
              <w:rPr>
                <w:noProof/>
                <w:webHidden/>
              </w:rPr>
              <w:instrText xml:space="preserve"> PAGEREF _Toc111639141 \h </w:instrText>
            </w:r>
            <w:r w:rsidR="00ED4C54">
              <w:rPr>
                <w:noProof/>
                <w:webHidden/>
              </w:rPr>
            </w:r>
            <w:r w:rsidR="00ED4C54">
              <w:rPr>
                <w:noProof/>
                <w:webHidden/>
              </w:rPr>
              <w:fldChar w:fldCharType="separate"/>
            </w:r>
            <w:r w:rsidR="00ED4C54">
              <w:rPr>
                <w:noProof/>
                <w:webHidden/>
              </w:rPr>
              <w:t>37</w:t>
            </w:r>
            <w:r w:rsidR="00ED4C54">
              <w:rPr>
                <w:noProof/>
                <w:webHidden/>
              </w:rPr>
              <w:fldChar w:fldCharType="end"/>
            </w:r>
          </w:hyperlink>
        </w:p>
        <w:p w:rsidR="00ED4C54" w:rsidRDefault="00612A8F" w14:paraId="0656BDF4" w14:textId="69EECF06">
          <w:pPr>
            <w:pStyle w:val="TOC1"/>
            <w:tabs>
              <w:tab w:val="right" w:leader="dot" w:pos="9062"/>
            </w:tabs>
            <w:rPr>
              <w:b w:val="0"/>
              <w:bCs w:val="0"/>
              <w:i w:val="0"/>
              <w:iCs w:val="0"/>
              <w:noProof/>
              <w:sz w:val="22"/>
              <w:szCs w:val="22"/>
              <w:lang w:val="en-CA" w:eastAsia="en-CA"/>
            </w:rPr>
          </w:pPr>
          <w:hyperlink w:history="1" w:anchor="_Toc111639142">
            <w:r w:rsidRPr="00BD1F25" w:rsidR="00ED4C54">
              <w:rPr>
                <w:rStyle w:val="Hyperlink"/>
                <w:noProof/>
              </w:rPr>
              <w:t>Politique du français</w:t>
            </w:r>
            <w:r w:rsidR="00ED4C54">
              <w:rPr>
                <w:noProof/>
                <w:webHidden/>
              </w:rPr>
              <w:tab/>
            </w:r>
            <w:r w:rsidR="00ED4C54">
              <w:rPr>
                <w:noProof/>
                <w:webHidden/>
              </w:rPr>
              <w:fldChar w:fldCharType="begin"/>
            </w:r>
            <w:r w:rsidR="00ED4C54">
              <w:rPr>
                <w:noProof/>
                <w:webHidden/>
              </w:rPr>
              <w:instrText xml:space="preserve"> PAGEREF _Toc111639142 \h </w:instrText>
            </w:r>
            <w:r w:rsidR="00ED4C54">
              <w:rPr>
                <w:noProof/>
                <w:webHidden/>
              </w:rPr>
            </w:r>
            <w:r w:rsidR="00ED4C54">
              <w:rPr>
                <w:noProof/>
                <w:webHidden/>
              </w:rPr>
              <w:fldChar w:fldCharType="separate"/>
            </w:r>
            <w:r w:rsidR="00ED4C54">
              <w:rPr>
                <w:noProof/>
                <w:webHidden/>
              </w:rPr>
              <w:t>38</w:t>
            </w:r>
            <w:r w:rsidR="00ED4C54">
              <w:rPr>
                <w:noProof/>
                <w:webHidden/>
              </w:rPr>
              <w:fldChar w:fldCharType="end"/>
            </w:r>
          </w:hyperlink>
        </w:p>
        <w:p w:rsidR="00ED4C54" w:rsidRDefault="00612A8F" w14:paraId="48C1E254" w14:textId="2973C93B">
          <w:pPr>
            <w:pStyle w:val="TOC1"/>
            <w:tabs>
              <w:tab w:val="right" w:leader="dot" w:pos="9062"/>
            </w:tabs>
            <w:rPr>
              <w:b w:val="0"/>
              <w:bCs w:val="0"/>
              <w:i w:val="0"/>
              <w:iCs w:val="0"/>
              <w:noProof/>
              <w:sz w:val="22"/>
              <w:szCs w:val="22"/>
              <w:lang w:val="en-CA" w:eastAsia="en-CA"/>
            </w:rPr>
          </w:pPr>
          <w:hyperlink w:history="1" w:anchor="_Toc111639143">
            <w:r w:rsidRPr="00BD1F25" w:rsidR="00ED4C54">
              <w:rPr>
                <w:rStyle w:val="Hyperlink"/>
                <w:noProof/>
              </w:rPr>
              <w:t>Utilisation du cellulaire</w:t>
            </w:r>
            <w:r w:rsidR="00ED4C54">
              <w:rPr>
                <w:noProof/>
                <w:webHidden/>
              </w:rPr>
              <w:tab/>
            </w:r>
            <w:r w:rsidR="00ED4C54">
              <w:rPr>
                <w:noProof/>
                <w:webHidden/>
              </w:rPr>
              <w:fldChar w:fldCharType="begin"/>
            </w:r>
            <w:r w:rsidR="00ED4C54">
              <w:rPr>
                <w:noProof/>
                <w:webHidden/>
              </w:rPr>
              <w:instrText xml:space="preserve"> PAGEREF _Toc111639143 \h </w:instrText>
            </w:r>
            <w:r w:rsidR="00ED4C54">
              <w:rPr>
                <w:noProof/>
                <w:webHidden/>
              </w:rPr>
            </w:r>
            <w:r w:rsidR="00ED4C54">
              <w:rPr>
                <w:noProof/>
                <w:webHidden/>
              </w:rPr>
              <w:fldChar w:fldCharType="separate"/>
            </w:r>
            <w:r w:rsidR="00ED4C54">
              <w:rPr>
                <w:noProof/>
                <w:webHidden/>
              </w:rPr>
              <w:t>38</w:t>
            </w:r>
            <w:r w:rsidR="00ED4C54">
              <w:rPr>
                <w:noProof/>
                <w:webHidden/>
              </w:rPr>
              <w:fldChar w:fldCharType="end"/>
            </w:r>
          </w:hyperlink>
        </w:p>
        <w:p w:rsidR="00ED4C54" w:rsidRDefault="00612A8F" w14:paraId="51147C31" w14:textId="792CE5E2">
          <w:pPr>
            <w:pStyle w:val="TOC1"/>
            <w:tabs>
              <w:tab w:val="right" w:leader="dot" w:pos="9062"/>
            </w:tabs>
            <w:rPr>
              <w:b w:val="0"/>
              <w:bCs w:val="0"/>
              <w:i w:val="0"/>
              <w:iCs w:val="0"/>
              <w:noProof/>
              <w:sz w:val="22"/>
              <w:szCs w:val="22"/>
              <w:lang w:val="en-CA" w:eastAsia="en-CA"/>
            </w:rPr>
          </w:pPr>
          <w:hyperlink w:history="1" w:anchor="_Toc111639144">
            <w:r w:rsidRPr="00BD1F25" w:rsidR="00ED4C54">
              <w:rPr>
                <w:rStyle w:val="Hyperlink"/>
                <w:noProof/>
              </w:rPr>
              <w:t>Présence des étudiants et étudiantes lors de cours EN CLASSE</w:t>
            </w:r>
            <w:r w:rsidR="00ED4C54">
              <w:rPr>
                <w:noProof/>
                <w:webHidden/>
              </w:rPr>
              <w:tab/>
            </w:r>
            <w:r w:rsidR="00ED4C54">
              <w:rPr>
                <w:noProof/>
                <w:webHidden/>
              </w:rPr>
              <w:fldChar w:fldCharType="begin"/>
            </w:r>
            <w:r w:rsidR="00ED4C54">
              <w:rPr>
                <w:noProof/>
                <w:webHidden/>
              </w:rPr>
              <w:instrText xml:space="preserve"> PAGEREF _Toc111639144 \h </w:instrText>
            </w:r>
            <w:r w:rsidR="00ED4C54">
              <w:rPr>
                <w:noProof/>
                <w:webHidden/>
              </w:rPr>
            </w:r>
            <w:r w:rsidR="00ED4C54">
              <w:rPr>
                <w:noProof/>
                <w:webHidden/>
              </w:rPr>
              <w:fldChar w:fldCharType="separate"/>
            </w:r>
            <w:r w:rsidR="00ED4C54">
              <w:rPr>
                <w:noProof/>
                <w:webHidden/>
              </w:rPr>
              <w:t>38</w:t>
            </w:r>
            <w:r w:rsidR="00ED4C54">
              <w:rPr>
                <w:noProof/>
                <w:webHidden/>
              </w:rPr>
              <w:fldChar w:fldCharType="end"/>
            </w:r>
          </w:hyperlink>
        </w:p>
        <w:p w:rsidR="00ED4C54" w:rsidRDefault="00612A8F" w14:paraId="19ED4F2D" w14:textId="28C08C4A">
          <w:pPr>
            <w:pStyle w:val="TOC1"/>
            <w:tabs>
              <w:tab w:val="right" w:leader="dot" w:pos="9062"/>
            </w:tabs>
            <w:rPr>
              <w:b w:val="0"/>
              <w:bCs w:val="0"/>
              <w:i w:val="0"/>
              <w:iCs w:val="0"/>
              <w:noProof/>
              <w:sz w:val="22"/>
              <w:szCs w:val="22"/>
              <w:lang w:val="en-CA" w:eastAsia="en-CA"/>
            </w:rPr>
          </w:pPr>
          <w:hyperlink w:history="1" w:anchor="_Toc111639145">
            <w:r w:rsidRPr="00BD1F25" w:rsidR="00ED4C54">
              <w:rPr>
                <w:rStyle w:val="Hyperlink"/>
                <w:noProof/>
              </w:rPr>
              <w:t>Disponibilités des professeures et professeurs</w:t>
            </w:r>
            <w:r w:rsidR="00ED4C54">
              <w:rPr>
                <w:noProof/>
                <w:webHidden/>
              </w:rPr>
              <w:tab/>
            </w:r>
            <w:r w:rsidR="00ED4C54">
              <w:rPr>
                <w:noProof/>
                <w:webHidden/>
              </w:rPr>
              <w:fldChar w:fldCharType="begin"/>
            </w:r>
            <w:r w:rsidR="00ED4C54">
              <w:rPr>
                <w:noProof/>
                <w:webHidden/>
              </w:rPr>
              <w:instrText xml:space="preserve"> PAGEREF _Toc111639145 \h </w:instrText>
            </w:r>
            <w:r w:rsidR="00ED4C54">
              <w:rPr>
                <w:noProof/>
                <w:webHidden/>
              </w:rPr>
            </w:r>
            <w:r w:rsidR="00ED4C54">
              <w:rPr>
                <w:noProof/>
                <w:webHidden/>
              </w:rPr>
              <w:fldChar w:fldCharType="separate"/>
            </w:r>
            <w:r w:rsidR="00ED4C54">
              <w:rPr>
                <w:noProof/>
                <w:webHidden/>
              </w:rPr>
              <w:t>39</w:t>
            </w:r>
            <w:r w:rsidR="00ED4C54">
              <w:rPr>
                <w:noProof/>
                <w:webHidden/>
              </w:rPr>
              <w:fldChar w:fldCharType="end"/>
            </w:r>
          </w:hyperlink>
        </w:p>
        <w:p w:rsidR="00ED4C54" w:rsidRDefault="00612A8F" w14:paraId="40032FFD" w14:textId="28E14619">
          <w:pPr>
            <w:pStyle w:val="TOC1"/>
            <w:tabs>
              <w:tab w:val="right" w:leader="dot" w:pos="9062"/>
            </w:tabs>
            <w:rPr>
              <w:b w:val="0"/>
              <w:bCs w:val="0"/>
              <w:i w:val="0"/>
              <w:iCs w:val="0"/>
              <w:noProof/>
              <w:sz w:val="22"/>
              <w:szCs w:val="22"/>
              <w:lang w:val="en-CA" w:eastAsia="en-CA"/>
            </w:rPr>
          </w:pPr>
          <w:hyperlink w:history="1" w:anchor="_Toc111639146">
            <w:r w:rsidRPr="00BD1F25" w:rsidR="00ED4C54">
              <w:rPr>
                <w:rStyle w:val="Hyperlink"/>
                <w:noProof/>
              </w:rPr>
              <w:t>Postes de tutrices et tuteurs et de magasinières et magasiniers</w:t>
            </w:r>
            <w:r w:rsidR="00ED4C54">
              <w:rPr>
                <w:noProof/>
                <w:webHidden/>
              </w:rPr>
              <w:tab/>
            </w:r>
            <w:r w:rsidR="00ED4C54">
              <w:rPr>
                <w:noProof/>
                <w:webHidden/>
              </w:rPr>
              <w:fldChar w:fldCharType="begin"/>
            </w:r>
            <w:r w:rsidR="00ED4C54">
              <w:rPr>
                <w:noProof/>
                <w:webHidden/>
              </w:rPr>
              <w:instrText xml:space="preserve"> PAGEREF _Toc111639146 \h </w:instrText>
            </w:r>
            <w:r w:rsidR="00ED4C54">
              <w:rPr>
                <w:noProof/>
                <w:webHidden/>
              </w:rPr>
            </w:r>
            <w:r w:rsidR="00ED4C54">
              <w:rPr>
                <w:noProof/>
                <w:webHidden/>
              </w:rPr>
              <w:fldChar w:fldCharType="separate"/>
            </w:r>
            <w:r w:rsidR="00ED4C54">
              <w:rPr>
                <w:noProof/>
                <w:webHidden/>
              </w:rPr>
              <w:t>39</w:t>
            </w:r>
            <w:r w:rsidR="00ED4C54">
              <w:rPr>
                <w:noProof/>
                <w:webHidden/>
              </w:rPr>
              <w:fldChar w:fldCharType="end"/>
            </w:r>
          </w:hyperlink>
        </w:p>
        <w:p w:rsidR="00ED4C54" w:rsidRDefault="00612A8F" w14:paraId="5554D10E" w14:textId="2EE0B748">
          <w:pPr>
            <w:pStyle w:val="TOC1"/>
            <w:tabs>
              <w:tab w:val="right" w:leader="dot" w:pos="9062"/>
            </w:tabs>
            <w:rPr>
              <w:b w:val="0"/>
              <w:bCs w:val="0"/>
              <w:i w:val="0"/>
              <w:iCs w:val="0"/>
              <w:noProof/>
              <w:sz w:val="22"/>
              <w:szCs w:val="22"/>
              <w:lang w:val="en-CA" w:eastAsia="en-CA"/>
            </w:rPr>
          </w:pPr>
          <w:hyperlink w:history="1" w:anchor="_Toc111639147">
            <w:r w:rsidRPr="00BD1F25" w:rsidR="00ED4C54">
              <w:rPr>
                <w:rStyle w:val="Hyperlink"/>
                <w:noProof/>
              </w:rPr>
              <w:t>Bourse de la fondation de soutien aux arts de Laval</w:t>
            </w:r>
            <w:r w:rsidR="00ED4C54">
              <w:rPr>
                <w:noProof/>
                <w:webHidden/>
              </w:rPr>
              <w:tab/>
            </w:r>
            <w:r w:rsidR="00ED4C54">
              <w:rPr>
                <w:noProof/>
                <w:webHidden/>
              </w:rPr>
              <w:fldChar w:fldCharType="begin"/>
            </w:r>
            <w:r w:rsidR="00ED4C54">
              <w:rPr>
                <w:noProof/>
                <w:webHidden/>
              </w:rPr>
              <w:instrText xml:space="preserve"> PAGEREF _Toc111639147 \h </w:instrText>
            </w:r>
            <w:r w:rsidR="00ED4C54">
              <w:rPr>
                <w:noProof/>
                <w:webHidden/>
              </w:rPr>
            </w:r>
            <w:r w:rsidR="00ED4C54">
              <w:rPr>
                <w:noProof/>
                <w:webHidden/>
              </w:rPr>
              <w:fldChar w:fldCharType="separate"/>
            </w:r>
            <w:r w:rsidR="00ED4C54">
              <w:rPr>
                <w:noProof/>
                <w:webHidden/>
              </w:rPr>
              <w:t>39</w:t>
            </w:r>
            <w:r w:rsidR="00ED4C54">
              <w:rPr>
                <w:noProof/>
                <w:webHidden/>
              </w:rPr>
              <w:fldChar w:fldCharType="end"/>
            </w:r>
          </w:hyperlink>
        </w:p>
        <w:p w:rsidR="00ED4C54" w:rsidRDefault="00612A8F" w14:paraId="31E4DF40" w14:textId="21583218">
          <w:pPr>
            <w:pStyle w:val="TOC1"/>
            <w:tabs>
              <w:tab w:val="right" w:leader="dot" w:pos="9062"/>
            </w:tabs>
            <w:rPr>
              <w:b w:val="0"/>
              <w:bCs w:val="0"/>
              <w:i w:val="0"/>
              <w:iCs w:val="0"/>
              <w:noProof/>
              <w:sz w:val="22"/>
              <w:szCs w:val="22"/>
              <w:lang w:val="en-CA" w:eastAsia="en-CA"/>
            </w:rPr>
          </w:pPr>
          <w:hyperlink w:history="1" w:anchor="_Toc111639148">
            <w:r w:rsidRPr="00BD1F25" w:rsidR="00ED4C54">
              <w:rPr>
                <w:rStyle w:val="Hyperlink"/>
                <w:noProof/>
              </w:rPr>
              <w:t>Programme alternance travail-études</w:t>
            </w:r>
            <w:r w:rsidR="00ED4C54">
              <w:rPr>
                <w:noProof/>
                <w:webHidden/>
              </w:rPr>
              <w:tab/>
            </w:r>
            <w:r w:rsidR="00ED4C54">
              <w:rPr>
                <w:noProof/>
                <w:webHidden/>
              </w:rPr>
              <w:fldChar w:fldCharType="begin"/>
            </w:r>
            <w:r w:rsidR="00ED4C54">
              <w:rPr>
                <w:noProof/>
                <w:webHidden/>
              </w:rPr>
              <w:instrText xml:space="preserve"> PAGEREF _Toc111639148 \h </w:instrText>
            </w:r>
            <w:r w:rsidR="00ED4C54">
              <w:rPr>
                <w:noProof/>
                <w:webHidden/>
              </w:rPr>
            </w:r>
            <w:r w:rsidR="00ED4C54">
              <w:rPr>
                <w:noProof/>
                <w:webHidden/>
              </w:rPr>
              <w:fldChar w:fldCharType="separate"/>
            </w:r>
            <w:r w:rsidR="00ED4C54">
              <w:rPr>
                <w:noProof/>
                <w:webHidden/>
              </w:rPr>
              <w:t>39</w:t>
            </w:r>
            <w:r w:rsidR="00ED4C54">
              <w:rPr>
                <w:noProof/>
                <w:webHidden/>
              </w:rPr>
              <w:fldChar w:fldCharType="end"/>
            </w:r>
          </w:hyperlink>
        </w:p>
        <w:p w:rsidR="00ED4C54" w:rsidRDefault="00612A8F" w14:paraId="345579EF" w14:textId="01ED7C23">
          <w:pPr>
            <w:pStyle w:val="TOC1"/>
            <w:tabs>
              <w:tab w:val="right" w:leader="dot" w:pos="9062"/>
            </w:tabs>
            <w:rPr>
              <w:b w:val="0"/>
              <w:bCs w:val="0"/>
              <w:i w:val="0"/>
              <w:iCs w:val="0"/>
              <w:noProof/>
              <w:sz w:val="22"/>
              <w:szCs w:val="22"/>
              <w:lang w:val="en-CA" w:eastAsia="en-CA"/>
            </w:rPr>
          </w:pPr>
          <w:hyperlink w:history="1" w:anchor="_Toc111639149">
            <w:r w:rsidRPr="00BD1F25" w:rsidR="00ED4C54">
              <w:rPr>
                <w:rStyle w:val="Hyperlink"/>
                <w:noProof/>
              </w:rPr>
              <w:t>Casiers</w:t>
            </w:r>
            <w:r w:rsidR="00ED4C54">
              <w:rPr>
                <w:noProof/>
                <w:webHidden/>
              </w:rPr>
              <w:tab/>
            </w:r>
            <w:r w:rsidR="00ED4C54">
              <w:rPr>
                <w:noProof/>
                <w:webHidden/>
              </w:rPr>
              <w:fldChar w:fldCharType="begin"/>
            </w:r>
            <w:r w:rsidR="00ED4C54">
              <w:rPr>
                <w:noProof/>
                <w:webHidden/>
              </w:rPr>
              <w:instrText xml:space="preserve"> PAGEREF _Toc111639149 \h </w:instrText>
            </w:r>
            <w:r w:rsidR="00ED4C54">
              <w:rPr>
                <w:noProof/>
                <w:webHidden/>
              </w:rPr>
            </w:r>
            <w:r w:rsidR="00ED4C54">
              <w:rPr>
                <w:noProof/>
                <w:webHidden/>
              </w:rPr>
              <w:fldChar w:fldCharType="separate"/>
            </w:r>
            <w:r w:rsidR="00ED4C54">
              <w:rPr>
                <w:noProof/>
                <w:webHidden/>
              </w:rPr>
              <w:t>39</w:t>
            </w:r>
            <w:r w:rsidR="00ED4C54">
              <w:rPr>
                <w:noProof/>
                <w:webHidden/>
              </w:rPr>
              <w:fldChar w:fldCharType="end"/>
            </w:r>
          </w:hyperlink>
        </w:p>
        <w:p w:rsidR="00ED4C54" w:rsidRDefault="00612A8F" w14:paraId="4E339DF0" w14:textId="524209D2">
          <w:pPr>
            <w:pStyle w:val="TOC1"/>
            <w:tabs>
              <w:tab w:val="right" w:leader="dot" w:pos="9062"/>
            </w:tabs>
            <w:rPr>
              <w:b w:val="0"/>
              <w:bCs w:val="0"/>
              <w:i w:val="0"/>
              <w:iCs w:val="0"/>
              <w:noProof/>
              <w:sz w:val="22"/>
              <w:szCs w:val="22"/>
              <w:lang w:val="en-CA" w:eastAsia="en-CA"/>
            </w:rPr>
          </w:pPr>
          <w:hyperlink w:history="1" w:anchor="_Toc111639150">
            <w:r w:rsidRPr="00BD1F25" w:rsidR="00ED4C54">
              <w:rPr>
                <w:rStyle w:val="Hyperlink"/>
                <w:noProof/>
              </w:rPr>
              <w:t>Emprunt d’équipement</w:t>
            </w:r>
            <w:r w:rsidR="00ED4C54">
              <w:rPr>
                <w:noProof/>
                <w:webHidden/>
              </w:rPr>
              <w:tab/>
            </w:r>
            <w:r w:rsidR="00ED4C54">
              <w:rPr>
                <w:noProof/>
                <w:webHidden/>
              </w:rPr>
              <w:fldChar w:fldCharType="begin"/>
            </w:r>
            <w:r w:rsidR="00ED4C54">
              <w:rPr>
                <w:noProof/>
                <w:webHidden/>
              </w:rPr>
              <w:instrText xml:space="preserve"> PAGEREF _Toc111639150 \h </w:instrText>
            </w:r>
            <w:r w:rsidR="00ED4C54">
              <w:rPr>
                <w:noProof/>
                <w:webHidden/>
              </w:rPr>
            </w:r>
            <w:r w:rsidR="00ED4C54">
              <w:rPr>
                <w:noProof/>
                <w:webHidden/>
              </w:rPr>
              <w:fldChar w:fldCharType="separate"/>
            </w:r>
            <w:r w:rsidR="00ED4C54">
              <w:rPr>
                <w:noProof/>
                <w:webHidden/>
              </w:rPr>
              <w:t>40</w:t>
            </w:r>
            <w:r w:rsidR="00ED4C54">
              <w:rPr>
                <w:noProof/>
                <w:webHidden/>
              </w:rPr>
              <w:fldChar w:fldCharType="end"/>
            </w:r>
          </w:hyperlink>
        </w:p>
        <w:p w:rsidR="00ED4C54" w:rsidRDefault="00612A8F" w14:paraId="2D3EF168" w14:textId="547C2C63">
          <w:pPr>
            <w:pStyle w:val="TOC2"/>
            <w:tabs>
              <w:tab w:val="right" w:leader="dot" w:pos="9062"/>
            </w:tabs>
            <w:rPr>
              <w:b w:val="0"/>
              <w:bCs w:val="0"/>
              <w:noProof/>
              <w:lang w:val="en-CA" w:eastAsia="en-CA"/>
            </w:rPr>
          </w:pPr>
          <w:hyperlink w:history="1" w:anchor="_Toc111639151">
            <w:r w:rsidRPr="00BD1F25" w:rsidR="00ED4C54">
              <w:rPr>
                <w:rStyle w:val="Hyperlink"/>
                <w:noProof/>
              </w:rPr>
              <w:t>Formulaires d’emprunt</w:t>
            </w:r>
            <w:r w:rsidR="00ED4C54">
              <w:rPr>
                <w:noProof/>
                <w:webHidden/>
              </w:rPr>
              <w:tab/>
            </w:r>
            <w:r w:rsidR="00ED4C54">
              <w:rPr>
                <w:noProof/>
                <w:webHidden/>
              </w:rPr>
              <w:fldChar w:fldCharType="begin"/>
            </w:r>
            <w:r w:rsidR="00ED4C54">
              <w:rPr>
                <w:noProof/>
                <w:webHidden/>
              </w:rPr>
              <w:instrText xml:space="preserve"> PAGEREF _Toc111639151 \h </w:instrText>
            </w:r>
            <w:r w:rsidR="00ED4C54">
              <w:rPr>
                <w:noProof/>
                <w:webHidden/>
              </w:rPr>
            </w:r>
            <w:r w:rsidR="00ED4C54">
              <w:rPr>
                <w:noProof/>
                <w:webHidden/>
              </w:rPr>
              <w:fldChar w:fldCharType="separate"/>
            </w:r>
            <w:r w:rsidR="00ED4C54">
              <w:rPr>
                <w:noProof/>
                <w:webHidden/>
              </w:rPr>
              <w:t>40</w:t>
            </w:r>
            <w:r w:rsidR="00ED4C54">
              <w:rPr>
                <w:noProof/>
                <w:webHidden/>
              </w:rPr>
              <w:fldChar w:fldCharType="end"/>
            </w:r>
          </w:hyperlink>
        </w:p>
        <w:p w:rsidR="00ED4C54" w:rsidRDefault="00612A8F" w14:paraId="62BFE7DD" w14:textId="7151EA07">
          <w:pPr>
            <w:pStyle w:val="TOC2"/>
            <w:tabs>
              <w:tab w:val="right" w:leader="dot" w:pos="9062"/>
            </w:tabs>
            <w:rPr>
              <w:b w:val="0"/>
              <w:bCs w:val="0"/>
              <w:noProof/>
              <w:lang w:val="en-CA" w:eastAsia="en-CA"/>
            </w:rPr>
          </w:pPr>
          <w:hyperlink w:history="1" w:anchor="_Toc111639152">
            <w:r w:rsidRPr="00BD1F25" w:rsidR="00ED4C54">
              <w:rPr>
                <w:rStyle w:val="Hyperlink"/>
                <w:noProof/>
              </w:rPr>
              <w:t>Conditions des prêts</w:t>
            </w:r>
            <w:r w:rsidR="00ED4C54">
              <w:rPr>
                <w:noProof/>
                <w:webHidden/>
              </w:rPr>
              <w:tab/>
            </w:r>
            <w:r w:rsidR="00ED4C54">
              <w:rPr>
                <w:noProof/>
                <w:webHidden/>
              </w:rPr>
              <w:fldChar w:fldCharType="begin"/>
            </w:r>
            <w:r w:rsidR="00ED4C54">
              <w:rPr>
                <w:noProof/>
                <w:webHidden/>
              </w:rPr>
              <w:instrText xml:space="preserve"> PAGEREF _Toc111639152 \h </w:instrText>
            </w:r>
            <w:r w:rsidR="00ED4C54">
              <w:rPr>
                <w:noProof/>
                <w:webHidden/>
              </w:rPr>
            </w:r>
            <w:r w:rsidR="00ED4C54">
              <w:rPr>
                <w:noProof/>
                <w:webHidden/>
              </w:rPr>
              <w:fldChar w:fldCharType="separate"/>
            </w:r>
            <w:r w:rsidR="00ED4C54">
              <w:rPr>
                <w:noProof/>
                <w:webHidden/>
              </w:rPr>
              <w:t>40</w:t>
            </w:r>
            <w:r w:rsidR="00ED4C54">
              <w:rPr>
                <w:noProof/>
                <w:webHidden/>
              </w:rPr>
              <w:fldChar w:fldCharType="end"/>
            </w:r>
          </w:hyperlink>
        </w:p>
        <w:p w:rsidR="00ED4C54" w:rsidRDefault="00612A8F" w14:paraId="772EF541" w14:textId="44609B24">
          <w:pPr>
            <w:pStyle w:val="TOC2"/>
            <w:tabs>
              <w:tab w:val="right" w:leader="dot" w:pos="9062"/>
            </w:tabs>
            <w:rPr>
              <w:b w:val="0"/>
              <w:bCs w:val="0"/>
              <w:noProof/>
              <w:lang w:val="en-CA" w:eastAsia="en-CA"/>
            </w:rPr>
          </w:pPr>
          <w:hyperlink w:history="1" w:anchor="_Toc111639153">
            <w:r w:rsidRPr="00BD1F25" w:rsidR="00ED4C54">
              <w:rPr>
                <w:rStyle w:val="Hyperlink"/>
                <w:noProof/>
              </w:rPr>
              <w:t>Options d’assurance</w:t>
            </w:r>
            <w:r w:rsidR="00ED4C54">
              <w:rPr>
                <w:noProof/>
                <w:webHidden/>
              </w:rPr>
              <w:tab/>
            </w:r>
            <w:r w:rsidR="00ED4C54">
              <w:rPr>
                <w:noProof/>
                <w:webHidden/>
              </w:rPr>
              <w:fldChar w:fldCharType="begin"/>
            </w:r>
            <w:r w:rsidR="00ED4C54">
              <w:rPr>
                <w:noProof/>
                <w:webHidden/>
              </w:rPr>
              <w:instrText xml:space="preserve"> PAGEREF _Toc111639153 \h </w:instrText>
            </w:r>
            <w:r w:rsidR="00ED4C54">
              <w:rPr>
                <w:noProof/>
                <w:webHidden/>
              </w:rPr>
            </w:r>
            <w:r w:rsidR="00ED4C54">
              <w:rPr>
                <w:noProof/>
                <w:webHidden/>
              </w:rPr>
              <w:fldChar w:fldCharType="separate"/>
            </w:r>
            <w:r w:rsidR="00ED4C54">
              <w:rPr>
                <w:noProof/>
                <w:webHidden/>
              </w:rPr>
              <w:t>40</w:t>
            </w:r>
            <w:r w:rsidR="00ED4C54">
              <w:rPr>
                <w:noProof/>
                <w:webHidden/>
              </w:rPr>
              <w:fldChar w:fldCharType="end"/>
            </w:r>
          </w:hyperlink>
        </w:p>
        <w:p w:rsidR="00ED4C54" w:rsidRDefault="00612A8F" w14:paraId="5F83B500" w14:textId="36707682">
          <w:pPr>
            <w:pStyle w:val="TOC2"/>
            <w:tabs>
              <w:tab w:val="right" w:leader="dot" w:pos="9062"/>
            </w:tabs>
            <w:rPr>
              <w:b w:val="0"/>
              <w:bCs w:val="0"/>
              <w:noProof/>
              <w:lang w:val="en-CA" w:eastAsia="en-CA"/>
            </w:rPr>
          </w:pPr>
          <w:hyperlink w:history="1" w:anchor="_Toc111639154">
            <w:r w:rsidRPr="00BD1F25" w:rsidR="00ED4C54">
              <w:rPr>
                <w:rStyle w:val="Hyperlink"/>
                <w:noProof/>
              </w:rPr>
              <w:t>Pour l'emprunt à l’extérieur des heures de présence du TTP</w:t>
            </w:r>
            <w:r w:rsidR="00ED4C54">
              <w:rPr>
                <w:noProof/>
                <w:webHidden/>
              </w:rPr>
              <w:tab/>
            </w:r>
            <w:r w:rsidR="00ED4C54">
              <w:rPr>
                <w:noProof/>
                <w:webHidden/>
              </w:rPr>
              <w:fldChar w:fldCharType="begin"/>
            </w:r>
            <w:r w:rsidR="00ED4C54">
              <w:rPr>
                <w:noProof/>
                <w:webHidden/>
              </w:rPr>
              <w:instrText xml:space="preserve"> PAGEREF _Toc111639154 \h </w:instrText>
            </w:r>
            <w:r w:rsidR="00ED4C54">
              <w:rPr>
                <w:noProof/>
                <w:webHidden/>
              </w:rPr>
            </w:r>
            <w:r w:rsidR="00ED4C54">
              <w:rPr>
                <w:noProof/>
                <w:webHidden/>
              </w:rPr>
              <w:fldChar w:fldCharType="separate"/>
            </w:r>
            <w:r w:rsidR="00ED4C54">
              <w:rPr>
                <w:noProof/>
                <w:webHidden/>
              </w:rPr>
              <w:t>41</w:t>
            </w:r>
            <w:r w:rsidR="00ED4C54">
              <w:rPr>
                <w:noProof/>
                <w:webHidden/>
              </w:rPr>
              <w:fldChar w:fldCharType="end"/>
            </w:r>
          </w:hyperlink>
        </w:p>
        <w:p w:rsidR="00ED4C54" w:rsidRDefault="00612A8F" w14:paraId="5AC39A8A" w14:textId="62AD1763">
          <w:pPr>
            <w:pStyle w:val="TOC3"/>
            <w:tabs>
              <w:tab w:val="right" w:leader="dot" w:pos="9062"/>
            </w:tabs>
            <w:rPr>
              <w:noProof/>
              <w:sz w:val="22"/>
              <w:szCs w:val="22"/>
              <w:lang w:val="en-CA" w:eastAsia="en-CA"/>
            </w:rPr>
          </w:pPr>
          <w:hyperlink w:history="1" w:anchor="_Toc111639155">
            <w:r w:rsidRPr="00BD1F25" w:rsidR="00ED4C54">
              <w:rPr>
                <w:rStyle w:val="Hyperlink"/>
                <w:noProof/>
              </w:rPr>
              <w:t>Récupération du matériel</w:t>
            </w:r>
            <w:r w:rsidR="00ED4C54">
              <w:rPr>
                <w:noProof/>
                <w:webHidden/>
              </w:rPr>
              <w:tab/>
            </w:r>
            <w:r w:rsidR="00ED4C54">
              <w:rPr>
                <w:noProof/>
                <w:webHidden/>
              </w:rPr>
              <w:fldChar w:fldCharType="begin"/>
            </w:r>
            <w:r w:rsidR="00ED4C54">
              <w:rPr>
                <w:noProof/>
                <w:webHidden/>
              </w:rPr>
              <w:instrText xml:space="preserve"> PAGEREF _Toc111639155 \h </w:instrText>
            </w:r>
            <w:r w:rsidR="00ED4C54">
              <w:rPr>
                <w:noProof/>
                <w:webHidden/>
              </w:rPr>
            </w:r>
            <w:r w:rsidR="00ED4C54">
              <w:rPr>
                <w:noProof/>
                <w:webHidden/>
              </w:rPr>
              <w:fldChar w:fldCharType="separate"/>
            </w:r>
            <w:r w:rsidR="00ED4C54">
              <w:rPr>
                <w:noProof/>
                <w:webHidden/>
              </w:rPr>
              <w:t>41</w:t>
            </w:r>
            <w:r w:rsidR="00ED4C54">
              <w:rPr>
                <w:noProof/>
                <w:webHidden/>
              </w:rPr>
              <w:fldChar w:fldCharType="end"/>
            </w:r>
          </w:hyperlink>
        </w:p>
        <w:p w:rsidR="00ED4C54" w:rsidRDefault="00612A8F" w14:paraId="1D0C7C4C" w14:textId="3861E1A4">
          <w:pPr>
            <w:pStyle w:val="TOC3"/>
            <w:tabs>
              <w:tab w:val="right" w:leader="dot" w:pos="9062"/>
            </w:tabs>
            <w:rPr>
              <w:noProof/>
              <w:sz w:val="22"/>
              <w:szCs w:val="22"/>
              <w:lang w:val="en-CA" w:eastAsia="en-CA"/>
            </w:rPr>
          </w:pPr>
          <w:hyperlink w:history="1" w:anchor="_Toc111639156">
            <w:r w:rsidRPr="00BD1F25" w:rsidR="00ED4C54">
              <w:rPr>
                <w:rStyle w:val="Hyperlink"/>
                <w:rFonts w:eastAsia="Helvetica"/>
                <w:noProof/>
                <w:lang w:val="fr-FR"/>
              </w:rPr>
              <w:t>Retour du matériel</w:t>
            </w:r>
            <w:r w:rsidR="00ED4C54">
              <w:rPr>
                <w:noProof/>
                <w:webHidden/>
              </w:rPr>
              <w:tab/>
            </w:r>
            <w:r w:rsidR="00ED4C54">
              <w:rPr>
                <w:noProof/>
                <w:webHidden/>
              </w:rPr>
              <w:fldChar w:fldCharType="begin"/>
            </w:r>
            <w:r w:rsidR="00ED4C54">
              <w:rPr>
                <w:noProof/>
                <w:webHidden/>
              </w:rPr>
              <w:instrText xml:space="preserve"> PAGEREF _Toc111639156 \h </w:instrText>
            </w:r>
            <w:r w:rsidR="00ED4C54">
              <w:rPr>
                <w:noProof/>
                <w:webHidden/>
              </w:rPr>
            </w:r>
            <w:r w:rsidR="00ED4C54">
              <w:rPr>
                <w:noProof/>
                <w:webHidden/>
              </w:rPr>
              <w:fldChar w:fldCharType="separate"/>
            </w:r>
            <w:r w:rsidR="00ED4C54">
              <w:rPr>
                <w:noProof/>
                <w:webHidden/>
              </w:rPr>
              <w:t>41</w:t>
            </w:r>
            <w:r w:rsidR="00ED4C54">
              <w:rPr>
                <w:noProof/>
                <w:webHidden/>
              </w:rPr>
              <w:fldChar w:fldCharType="end"/>
            </w:r>
          </w:hyperlink>
        </w:p>
        <w:p w:rsidR="00ED4C54" w:rsidRDefault="00612A8F" w14:paraId="03093320" w14:textId="1EC16784">
          <w:pPr>
            <w:pStyle w:val="TOC1"/>
            <w:tabs>
              <w:tab w:val="right" w:leader="dot" w:pos="9062"/>
            </w:tabs>
            <w:rPr>
              <w:b w:val="0"/>
              <w:bCs w:val="0"/>
              <w:i w:val="0"/>
              <w:iCs w:val="0"/>
              <w:noProof/>
              <w:sz w:val="22"/>
              <w:szCs w:val="22"/>
              <w:lang w:val="en-CA" w:eastAsia="en-CA"/>
            </w:rPr>
          </w:pPr>
          <w:hyperlink w:history="1" w:anchor="_Toc111639157">
            <w:r w:rsidRPr="00BD1F25" w:rsidR="00ED4C54">
              <w:rPr>
                <w:rStyle w:val="Hyperlink"/>
                <w:noProof/>
              </w:rPr>
              <w:t>Costumier</w:t>
            </w:r>
            <w:r w:rsidR="00ED4C54">
              <w:rPr>
                <w:noProof/>
                <w:webHidden/>
              </w:rPr>
              <w:tab/>
            </w:r>
            <w:r w:rsidR="00ED4C54">
              <w:rPr>
                <w:noProof/>
                <w:webHidden/>
              </w:rPr>
              <w:fldChar w:fldCharType="begin"/>
            </w:r>
            <w:r w:rsidR="00ED4C54">
              <w:rPr>
                <w:noProof/>
                <w:webHidden/>
              </w:rPr>
              <w:instrText xml:space="preserve"> PAGEREF _Toc111639157 \h </w:instrText>
            </w:r>
            <w:r w:rsidR="00ED4C54">
              <w:rPr>
                <w:noProof/>
                <w:webHidden/>
              </w:rPr>
            </w:r>
            <w:r w:rsidR="00ED4C54">
              <w:rPr>
                <w:noProof/>
                <w:webHidden/>
              </w:rPr>
              <w:fldChar w:fldCharType="separate"/>
            </w:r>
            <w:r w:rsidR="00ED4C54">
              <w:rPr>
                <w:noProof/>
                <w:webHidden/>
              </w:rPr>
              <w:t>41</w:t>
            </w:r>
            <w:r w:rsidR="00ED4C54">
              <w:rPr>
                <w:noProof/>
                <w:webHidden/>
              </w:rPr>
              <w:fldChar w:fldCharType="end"/>
            </w:r>
          </w:hyperlink>
        </w:p>
        <w:p w:rsidR="00ED4C54" w:rsidRDefault="00612A8F" w14:paraId="12FAF8FE" w14:textId="43742F5F">
          <w:pPr>
            <w:pStyle w:val="TOC1"/>
            <w:tabs>
              <w:tab w:val="right" w:leader="dot" w:pos="9062"/>
            </w:tabs>
            <w:rPr>
              <w:b w:val="0"/>
              <w:bCs w:val="0"/>
              <w:i w:val="0"/>
              <w:iCs w:val="0"/>
              <w:noProof/>
              <w:sz w:val="22"/>
              <w:szCs w:val="22"/>
              <w:lang w:val="en-CA" w:eastAsia="en-CA"/>
            </w:rPr>
          </w:pPr>
          <w:hyperlink w:history="1" w:anchor="_Toc111639158">
            <w:r w:rsidRPr="00BD1F25" w:rsidR="00ED4C54">
              <w:rPr>
                <w:rStyle w:val="Hyperlink"/>
                <w:noProof/>
              </w:rPr>
              <w:t>Laboratoires informatiques</w:t>
            </w:r>
            <w:r w:rsidR="00ED4C54">
              <w:rPr>
                <w:noProof/>
                <w:webHidden/>
              </w:rPr>
              <w:tab/>
            </w:r>
            <w:r w:rsidR="00ED4C54">
              <w:rPr>
                <w:noProof/>
                <w:webHidden/>
              </w:rPr>
              <w:fldChar w:fldCharType="begin"/>
            </w:r>
            <w:r w:rsidR="00ED4C54">
              <w:rPr>
                <w:noProof/>
                <w:webHidden/>
              </w:rPr>
              <w:instrText xml:space="preserve"> PAGEREF _Toc111639158 \h </w:instrText>
            </w:r>
            <w:r w:rsidR="00ED4C54">
              <w:rPr>
                <w:noProof/>
                <w:webHidden/>
              </w:rPr>
            </w:r>
            <w:r w:rsidR="00ED4C54">
              <w:rPr>
                <w:noProof/>
                <w:webHidden/>
              </w:rPr>
              <w:fldChar w:fldCharType="separate"/>
            </w:r>
            <w:r w:rsidR="00ED4C54">
              <w:rPr>
                <w:noProof/>
                <w:webHidden/>
              </w:rPr>
              <w:t>42</w:t>
            </w:r>
            <w:r w:rsidR="00ED4C54">
              <w:rPr>
                <w:noProof/>
                <w:webHidden/>
              </w:rPr>
              <w:fldChar w:fldCharType="end"/>
            </w:r>
          </w:hyperlink>
        </w:p>
        <w:p w:rsidR="00ED4C54" w:rsidRDefault="00612A8F" w14:paraId="412EDBC0" w14:textId="260FDDBC">
          <w:pPr>
            <w:pStyle w:val="TOC2"/>
            <w:tabs>
              <w:tab w:val="right" w:leader="dot" w:pos="9062"/>
            </w:tabs>
            <w:rPr>
              <w:b w:val="0"/>
              <w:bCs w:val="0"/>
              <w:noProof/>
              <w:lang w:val="en-CA" w:eastAsia="en-CA"/>
            </w:rPr>
          </w:pPr>
          <w:hyperlink w:history="1" w:anchor="_Toc111639159">
            <w:r w:rsidRPr="00BD1F25" w:rsidR="00ED4C54">
              <w:rPr>
                <w:rStyle w:val="Hyperlink"/>
                <w:noProof/>
              </w:rPr>
              <w:t>Heures d’accès aux laboratoires</w:t>
            </w:r>
            <w:r w:rsidR="00ED4C54">
              <w:rPr>
                <w:noProof/>
                <w:webHidden/>
              </w:rPr>
              <w:tab/>
            </w:r>
            <w:r w:rsidR="00ED4C54">
              <w:rPr>
                <w:noProof/>
                <w:webHidden/>
              </w:rPr>
              <w:fldChar w:fldCharType="begin"/>
            </w:r>
            <w:r w:rsidR="00ED4C54">
              <w:rPr>
                <w:noProof/>
                <w:webHidden/>
              </w:rPr>
              <w:instrText xml:space="preserve"> PAGEREF _Toc111639159 \h </w:instrText>
            </w:r>
            <w:r w:rsidR="00ED4C54">
              <w:rPr>
                <w:noProof/>
                <w:webHidden/>
              </w:rPr>
            </w:r>
            <w:r w:rsidR="00ED4C54">
              <w:rPr>
                <w:noProof/>
                <w:webHidden/>
              </w:rPr>
              <w:fldChar w:fldCharType="separate"/>
            </w:r>
            <w:r w:rsidR="00ED4C54">
              <w:rPr>
                <w:noProof/>
                <w:webHidden/>
              </w:rPr>
              <w:t>42</w:t>
            </w:r>
            <w:r w:rsidR="00ED4C54">
              <w:rPr>
                <w:noProof/>
                <w:webHidden/>
              </w:rPr>
              <w:fldChar w:fldCharType="end"/>
            </w:r>
          </w:hyperlink>
        </w:p>
        <w:p w:rsidR="00ED4C54" w:rsidRDefault="00612A8F" w14:paraId="3DB13D6D" w14:textId="0AC14AD2">
          <w:pPr>
            <w:pStyle w:val="TOC2"/>
            <w:tabs>
              <w:tab w:val="right" w:leader="dot" w:pos="9062"/>
            </w:tabs>
            <w:rPr>
              <w:b w:val="0"/>
              <w:bCs w:val="0"/>
              <w:noProof/>
              <w:lang w:val="en-CA" w:eastAsia="en-CA"/>
            </w:rPr>
          </w:pPr>
          <w:hyperlink w:history="1" w:anchor="_Toc111639160">
            <w:r w:rsidRPr="00BD1F25" w:rsidR="00ED4C54">
              <w:rPr>
                <w:rStyle w:val="Hyperlink"/>
                <w:noProof/>
              </w:rPr>
              <w:t>Utilisation des laboratoires</w:t>
            </w:r>
            <w:r w:rsidR="00ED4C54">
              <w:rPr>
                <w:noProof/>
                <w:webHidden/>
              </w:rPr>
              <w:tab/>
            </w:r>
            <w:r w:rsidR="00ED4C54">
              <w:rPr>
                <w:noProof/>
                <w:webHidden/>
              </w:rPr>
              <w:fldChar w:fldCharType="begin"/>
            </w:r>
            <w:r w:rsidR="00ED4C54">
              <w:rPr>
                <w:noProof/>
                <w:webHidden/>
              </w:rPr>
              <w:instrText xml:space="preserve"> PAGEREF _Toc111639160 \h </w:instrText>
            </w:r>
            <w:r w:rsidR="00ED4C54">
              <w:rPr>
                <w:noProof/>
                <w:webHidden/>
              </w:rPr>
            </w:r>
            <w:r w:rsidR="00ED4C54">
              <w:rPr>
                <w:noProof/>
                <w:webHidden/>
              </w:rPr>
              <w:fldChar w:fldCharType="separate"/>
            </w:r>
            <w:r w:rsidR="00ED4C54">
              <w:rPr>
                <w:noProof/>
                <w:webHidden/>
              </w:rPr>
              <w:t>42</w:t>
            </w:r>
            <w:r w:rsidR="00ED4C54">
              <w:rPr>
                <w:noProof/>
                <w:webHidden/>
              </w:rPr>
              <w:fldChar w:fldCharType="end"/>
            </w:r>
          </w:hyperlink>
        </w:p>
        <w:p w:rsidR="00ED4C54" w:rsidRDefault="00612A8F" w14:paraId="538E4EEB" w14:textId="74CA1730">
          <w:pPr>
            <w:pStyle w:val="TOC2"/>
            <w:tabs>
              <w:tab w:val="right" w:leader="dot" w:pos="9062"/>
            </w:tabs>
            <w:rPr>
              <w:b w:val="0"/>
              <w:bCs w:val="0"/>
              <w:noProof/>
              <w:lang w:val="en-CA" w:eastAsia="en-CA"/>
            </w:rPr>
          </w:pPr>
          <w:hyperlink w:history="1" w:anchor="_Toc111639161">
            <w:r w:rsidRPr="00BD1F25" w:rsidR="00ED4C54">
              <w:rPr>
                <w:rStyle w:val="Hyperlink"/>
                <w:noProof/>
                <w:lang w:eastAsia="fr-CA"/>
              </w:rPr>
              <w:t>Procédure pour ouvrir la porte des laboratoires par les étudiantes ou étudiants</w:t>
            </w:r>
            <w:r w:rsidR="00ED4C54">
              <w:rPr>
                <w:noProof/>
                <w:webHidden/>
              </w:rPr>
              <w:tab/>
            </w:r>
            <w:r w:rsidR="00ED4C54">
              <w:rPr>
                <w:noProof/>
                <w:webHidden/>
              </w:rPr>
              <w:fldChar w:fldCharType="begin"/>
            </w:r>
            <w:r w:rsidR="00ED4C54">
              <w:rPr>
                <w:noProof/>
                <w:webHidden/>
              </w:rPr>
              <w:instrText xml:space="preserve"> PAGEREF _Toc111639161 \h </w:instrText>
            </w:r>
            <w:r w:rsidR="00ED4C54">
              <w:rPr>
                <w:noProof/>
                <w:webHidden/>
              </w:rPr>
            </w:r>
            <w:r w:rsidR="00ED4C54">
              <w:rPr>
                <w:noProof/>
                <w:webHidden/>
              </w:rPr>
              <w:fldChar w:fldCharType="separate"/>
            </w:r>
            <w:r w:rsidR="00ED4C54">
              <w:rPr>
                <w:noProof/>
                <w:webHidden/>
              </w:rPr>
              <w:t>43</w:t>
            </w:r>
            <w:r w:rsidR="00ED4C54">
              <w:rPr>
                <w:noProof/>
                <w:webHidden/>
              </w:rPr>
              <w:fldChar w:fldCharType="end"/>
            </w:r>
          </w:hyperlink>
        </w:p>
        <w:p w:rsidR="00ED4C54" w:rsidRDefault="00612A8F" w14:paraId="157682C9" w14:textId="1BE74C63">
          <w:pPr>
            <w:pStyle w:val="TOC2"/>
            <w:tabs>
              <w:tab w:val="right" w:leader="dot" w:pos="9062"/>
            </w:tabs>
            <w:rPr>
              <w:b w:val="0"/>
              <w:bCs w:val="0"/>
              <w:noProof/>
              <w:lang w:val="en-CA" w:eastAsia="en-CA"/>
            </w:rPr>
          </w:pPr>
          <w:hyperlink w:history="1" w:anchor="_Toc111639162">
            <w:r w:rsidRPr="00BD1F25" w:rsidR="00ED4C54">
              <w:rPr>
                <w:rStyle w:val="Hyperlink"/>
                <w:noProof/>
                <w:lang w:eastAsia="fr-CA"/>
              </w:rPr>
              <w:t>Problèmes techniques réseaux et mots de passe</w:t>
            </w:r>
            <w:r w:rsidR="00ED4C54">
              <w:rPr>
                <w:noProof/>
                <w:webHidden/>
              </w:rPr>
              <w:tab/>
            </w:r>
            <w:r w:rsidR="00ED4C54">
              <w:rPr>
                <w:noProof/>
                <w:webHidden/>
              </w:rPr>
              <w:fldChar w:fldCharType="begin"/>
            </w:r>
            <w:r w:rsidR="00ED4C54">
              <w:rPr>
                <w:noProof/>
                <w:webHidden/>
              </w:rPr>
              <w:instrText xml:space="preserve"> PAGEREF _Toc111639162 \h </w:instrText>
            </w:r>
            <w:r w:rsidR="00ED4C54">
              <w:rPr>
                <w:noProof/>
                <w:webHidden/>
              </w:rPr>
            </w:r>
            <w:r w:rsidR="00ED4C54">
              <w:rPr>
                <w:noProof/>
                <w:webHidden/>
              </w:rPr>
              <w:fldChar w:fldCharType="separate"/>
            </w:r>
            <w:r w:rsidR="00ED4C54">
              <w:rPr>
                <w:noProof/>
                <w:webHidden/>
              </w:rPr>
              <w:t>43</w:t>
            </w:r>
            <w:r w:rsidR="00ED4C54">
              <w:rPr>
                <w:noProof/>
                <w:webHidden/>
              </w:rPr>
              <w:fldChar w:fldCharType="end"/>
            </w:r>
          </w:hyperlink>
        </w:p>
        <w:p w:rsidR="00ED4C54" w:rsidRDefault="00612A8F" w14:paraId="7E8424B2" w14:textId="64EAEADB">
          <w:pPr>
            <w:pStyle w:val="TOC2"/>
            <w:tabs>
              <w:tab w:val="right" w:leader="dot" w:pos="9062"/>
            </w:tabs>
            <w:rPr>
              <w:b w:val="0"/>
              <w:bCs w:val="0"/>
              <w:noProof/>
              <w:lang w:val="en-CA" w:eastAsia="en-CA"/>
            </w:rPr>
          </w:pPr>
          <w:hyperlink w:history="1" w:anchor="_Toc111639163">
            <w:r w:rsidRPr="00BD1F25" w:rsidR="00ED4C54">
              <w:rPr>
                <w:rStyle w:val="Hyperlink"/>
                <w:noProof/>
              </w:rPr>
              <w:t>Utilisation du laboratoire Windows B-1387 pour rendus durant l’hiver</w:t>
            </w:r>
            <w:r w:rsidR="00ED4C54">
              <w:rPr>
                <w:noProof/>
                <w:webHidden/>
              </w:rPr>
              <w:tab/>
            </w:r>
            <w:r w:rsidR="00ED4C54">
              <w:rPr>
                <w:noProof/>
                <w:webHidden/>
              </w:rPr>
              <w:fldChar w:fldCharType="begin"/>
            </w:r>
            <w:r w:rsidR="00ED4C54">
              <w:rPr>
                <w:noProof/>
                <w:webHidden/>
              </w:rPr>
              <w:instrText xml:space="preserve"> PAGEREF _Toc111639163 \h </w:instrText>
            </w:r>
            <w:r w:rsidR="00ED4C54">
              <w:rPr>
                <w:noProof/>
                <w:webHidden/>
              </w:rPr>
            </w:r>
            <w:r w:rsidR="00ED4C54">
              <w:rPr>
                <w:noProof/>
                <w:webHidden/>
              </w:rPr>
              <w:fldChar w:fldCharType="separate"/>
            </w:r>
            <w:r w:rsidR="00ED4C54">
              <w:rPr>
                <w:noProof/>
                <w:webHidden/>
              </w:rPr>
              <w:t>43</w:t>
            </w:r>
            <w:r w:rsidR="00ED4C54">
              <w:rPr>
                <w:noProof/>
                <w:webHidden/>
              </w:rPr>
              <w:fldChar w:fldCharType="end"/>
            </w:r>
          </w:hyperlink>
        </w:p>
        <w:p w:rsidR="00ED4C54" w:rsidRDefault="00612A8F" w14:paraId="2E80AC0A" w14:textId="0A1FBDAA">
          <w:pPr>
            <w:pStyle w:val="TOC1"/>
            <w:tabs>
              <w:tab w:val="right" w:leader="dot" w:pos="9062"/>
            </w:tabs>
            <w:rPr>
              <w:b w:val="0"/>
              <w:bCs w:val="0"/>
              <w:i w:val="0"/>
              <w:iCs w:val="0"/>
              <w:noProof/>
              <w:sz w:val="22"/>
              <w:szCs w:val="22"/>
              <w:lang w:val="en-CA" w:eastAsia="en-CA"/>
            </w:rPr>
          </w:pPr>
          <w:hyperlink w:history="1" w:anchor="_Toc111639164">
            <w:r w:rsidRPr="00BD1F25" w:rsidR="00ED4C54">
              <w:rPr>
                <w:rStyle w:val="Hyperlink"/>
                <w:noProof/>
              </w:rPr>
              <w:t>Centre de travail - C-1602</w:t>
            </w:r>
            <w:r w:rsidR="00ED4C54">
              <w:rPr>
                <w:noProof/>
                <w:webHidden/>
              </w:rPr>
              <w:tab/>
            </w:r>
            <w:r w:rsidR="00ED4C54">
              <w:rPr>
                <w:noProof/>
                <w:webHidden/>
              </w:rPr>
              <w:fldChar w:fldCharType="begin"/>
            </w:r>
            <w:r w:rsidR="00ED4C54">
              <w:rPr>
                <w:noProof/>
                <w:webHidden/>
              </w:rPr>
              <w:instrText xml:space="preserve"> PAGEREF _Toc111639164 \h </w:instrText>
            </w:r>
            <w:r w:rsidR="00ED4C54">
              <w:rPr>
                <w:noProof/>
                <w:webHidden/>
              </w:rPr>
            </w:r>
            <w:r w:rsidR="00ED4C54">
              <w:rPr>
                <w:noProof/>
                <w:webHidden/>
              </w:rPr>
              <w:fldChar w:fldCharType="separate"/>
            </w:r>
            <w:r w:rsidR="00ED4C54">
              <w:rPr>
                <w:noProof/>
                <w:webHidden/>
              </w:rPr>
              <w:t>43</w:t>
            </w:r>
            <w:r w:rsidR="00ED4C54">
              <w:rPr>
                <w:noProof/>
                <w:webHidden/>
              </w:rPr>
              <w:fldChar w:fldCharType="end"/>
            </w:r>
          </w:hyperlink>
        </w:p>
        <w:p w:rsidR="00ED4C54" w:rsidRDefault="00612A8F" w14:paraId="1954BA5A" w14:textId="24D6CF8B">
          <w:pPr>
            <w:pStyle w:val="TOC1"/>
            <w:tabs>
              <w:tab w:val="right" w:leader="dot" w:pos="9062"/>
            </w:tabs>
            <w:rPr>
              <w:b w:val="0"/>
              <w:bCs w:val="0"/>
              <w:i w:val="0"/>
              <w:iCs w:val="0"/>
              <w:noProof/>
              <w:sz w:val="22"/>
              <w:szCs w:val="22"/>
              <w:lang w:val="en-CA" w:eastAsia="en-CA"/>
            </w:rPr>
          </w:pPr>
          <w:hyperlink w:history="1" w:anchor="_Toc111639165">
            <w:r w:rsidRPr="00BD1F25" w:rsidR="00ED4C54">
              <w:rPr>
                <w:rStyle w:val="Hyperlink"/>
                <w:noProof/>
              </w:rPr>
              <w:t>Studios et cubicules</w:t>
            </w:r>
            <w:r w:rsidR="00ED4C54">
              <w:rPr>
                <w:noProof/>
                <w:webHidden/>
              </w:rPr>
              <w:tab/>
            </w:r>
            <w:r w:rsidR="00ED4C54">
              <w:rPr>
                <w:noProof/>
                <w:webHidden/>
              </w:rPr>
              <w:fldChar w:fldCharType="begin"/>
            </w:r>
            <w:r w:rsidR="00ED4C54">
              <w:rPr>
                <w:noProof/>
                <w:webHidden/>
              </w:rPr>
              <w:instrText xml:space="preserve"> PAGEREF _Toc111639165 \h </w:instrText>
            </w:r>
            <w:r w:rsidR="00ED4C54">
              <w:rPr>
                <w:noProof/>
                <w:webHidden/>
              </w:rPr>
            </w:r>
            <w:r w:rsidR="00ED4C54">
              <w:rPr>
                <w:noProof/>
                <w:webHidden/>
              </w:rPr>
              <w:fldChar w:fldCharType="separate"/>
            </w:r>
            <w:r w:rsidR="00ED4C54">
              <w:rPr>
                <w:noProof/>
                <w:webHidden/>
              </w:rPr>
              <w:t>44</w:t>
            </w:r>
            <w:r w:rsidR="00ED4C54">
              <w:rPr>
                <w:noProof/>
                <w:webHidden/>
              </w:rPr>
              <w:fldChar w:fldCharType="end"/>
            </w:r>
          </w:hyperlink>
        </w:p>
        <w:p w:rsidR="00ED4C54" w:rsidRDefault="00612A8F" w14:paraId="627DC371" w14:textId="23BCB5CD">
          <w:pPr>
            <w:pStyle w:val="TOC2"/>
            <w:tabs>
              <w:tab w:val="right" w:leader="dot" w:pos="9062"/>
            </w:tabs>
            <w:rPr>
              <w:b w:val="0"/>
              <w:bCs w:val="0"/>
              <w:noProof/>
              <w:lang w:val="en-CA" w:eastAsia="en-CA"/>
            </w:rPr>
          </w:pPr>
          <w:hyperlink w:history="1" w:anchor="_Toc111639166">
            <w:r w:rsidRPr="00BD1F25" w:rsidR="00ED4C54">
              <w:rPr>
                <w:rStyle w:val="Hyperlink"/>
                <w:noProof/>
              </w:rPr>
              <w:t>Heures d’accès aux studios et cubicules</w:t>
            </w:r>
            <w:r w:rsidR="00ED4C54">
              <w:rPr>
                <w:noProof/>
                <w:webHidden/>
              </w:rPr>
              <w:tab/>
            </w:r>
            <w:r w:rsidR="00ED4C54">
              <w:rPr>
                <w:noProof/>
                <w:webHidden/>
              </w:rPr>
              <w:fldChar w:fldCharType="begin"/>
            </w:r>
            <w:r w:rsidR="00ED4C54">
              <w:rPr>
                <w:noProof/>
                <w:webHidden/>
              </w:rPr>
              <w:instrText xml:space="preserve"> PAGEREF _Toc111639166 \h </w:instrText>
            </w:r>
            <w:r w:rsidR="00ED4C54">
              <w:rPr>
                <w:noProof/>
                <w:webHidden/>
              </w:rPr>
            </w:r>
            <w:r w:rsidR="00ED4C54">
              <w:rPr>
                <w:noProof/>
                <w:webHidden/>
              </w:rPr>
              <w:fldChar w:fldCharType="separate"/>
            </w:r>
            <w:r w:rsidR="00ED4C54">
              <w:rPr>
                <w:noProof/>
                <w:webHidden/>
              </w:rPr>
              <w:t>44</w:t>
            </w:r>
            <w:r w:rsidR="00ED4C54">
              <w:rPr>
                <w:noProof/>
                <w:webHidden/>
              </w:rPr>
              <w:fldChar w:fldCharType="end"/>
            </w:r>
          </w:hyperlink>
        </w:p>
        <w:p w:rsidR="00ED4C54" w:rsidRDefault="00612A8F" w14:paraId="0DBFC176" w14:textId="66B06A3D">
          <w:pPr>
            <w:pStyle w:val="TOC2"/>
            <w:tabs>
              <w:tab w:val="right" w:leader="dot" w:pos="9062"/>
            </w:tabs>
            <w:rPr>
              <w:b w:val="0"/>
              <w:bCs w:val="0"/>
              <w:noProof/>
              <w:lang w:val="en-CA" w:eastAsia="en-CA"/>
            </w:rPr>
          </w:pPr>
          <w:hyperlink w:history="1" w:anchor="_Toc111639167">
            <w:r w:rsidRPr="00BD1F25" w:rsidR="00ED4C54">
              <w:rPr>
                <w:rStyle w:val="Hyperlink"/>
                <w:noProof/>
              </w:rPr>
              <w:t>Réservation des studios et cubicules et responsabilité des lieux</w:t>
            </w:r>
            <w:r w:rsidR="00ED4C54">
              <w:rPr>
                <w:noProof/>
                <w:webHidden/>
              </w:rPr>
              <w:tab/>
            </w:r>
            <w:r w:rsidR="00ED4C54">
              <w:rPr>
                <w:noProof/>
                <w:webHidden/>
              </w:rPr>
              <w:fldChar w:fldCharType="begin"/>
            </w:r>
            <w:r w:rsidR="00ED4C54">
              <w:rPr>
                <w:noProof/>
                <w:webHidden/>
              </w:rPr>
              <w:instrText xml:space="preserve"> PAGEREF _Toc111639167 \h </w:instrText>
            </w:r>
            <w:r w:rsidR="00ED4C54">
              <w:rPr>
                <w:noProof/>
                <w:webHidden/>
              </w:rPr>
            </w:r>
            <w:r w:rsidR="00ED4C54">
              <w:rPr>
                <w:noProof/>
                <w:webHidden/>
              </w:rPr>
              <w:fldChar w:fldCharType="separate"/>
            </w:r>
            <w:r w:rsidR="00ED4C54">
              <w:rPr>
                <w:noProof/>
                <w:webHidden/>
              </w:rPr>
              <w:t>44</w:t>
            </w:r>
            <w:r w:rsidR="00ED4C54">
              <w:rPr>
                <w:noProof/>
                <w:webHidden/>
              </w:rPr>
              <w:fldChar w:fldCharType="end"/>
            </w:r>
          </w:hyperlink>
        </w:p>
        <w:p w:rsidR="00ED4C54" w:rsidRDefault="00612A8F" w14:paraId="106D8591" w14:textId="2339CEF2">
          <w:pPr>
            <w:pStyle w:val="TOC2"/>
            <w:tabs>
              <w:tab w:val="right" w:leader="dot" w:pos="9062"/>
            </w:tabs>
            <w:rPr>
              <w:b w:val="0"/>
              <w:bCs w:val="0"/>
              <w:noProof/>
              <w:lang w:val="en-CA" w:eastAsia="en-CA"/>
            </w:rPr>
          </w:pPr>
          <w:hyperlink w:history="1" w:anchor="_Toc111639168">
            <w:r w:rsidRPr="00BD1F25" w:rsidR="00ED4C54">
              <w:rPr>
                <w:rStyle w:val="Hyperlink"/>
                <w:noProof/>
              </w:rPr>
              <w:t>Carte encryptée</w:t>
            </w:r>
            <w:r w:rsidR="00ED4C54">
              <w:rPr>
                <w:noProof/>
                <w:webHidden/>
              </w:rPr>
              <w:tab/>
            </w:r>
            <w:r w:rsidR="00ED4C54">
              <w:rPr>
                <w:noProof/>
                <w:webHidden/>
              </w:rPr>
              <w:fldChar w:fldCharType="begin"/>
            </w:r>
            <w:r w:rsidR="00ED4C54">
              <w:rPr>
                <w:noProof/>
                <w:webHidden/>
              </w:rPr>
              <w:instrText xml:space="preserve"> PAGEREF _Toc111639168 \h </w:instrText>
            </w:r>
            <w:r w:rsidR="00ED4C54">
              <w:rPr>
                <w:noProof/>
                <w:webHidden/>
              </w:rPr>
            </w:r>
            <w:r w:rsidR="00ED4C54">
              <w:rPr>
                <w:noProof/>
                <w:webHidden/>
              </w:rPr>
              <w:fldChar w:fldCharType="separate"/>
            </w:r>
            <w:r w:rsidR="00ED4C54">
              <w:rPr>
                <w:noProof/>
                <w:webHidden/>
              </w:rPr>
              <w:t>45</w:t>
            </w:r>
            <w:r w:rsidR="00ED4C54">
              <w:rPr>
                <w:noProof/>
                <w:webHidden/>
              </w:rPr>
              <w:fldChar w:fldCharType="end"/>
            </w:r>
          </w:hyperlink>
        </w:p>
        <w:p w:rsidR="00ED4C54" w:rsidRDefault="00612A8F" w14:paraId="54A9B9E8" w14:textId="36BC26A1">
          <w:pPr>
            <w:pStyle w:val="TOC2"/>
            <w:tabs>
              <w:tab w:val="right" w:leader="dot" w:pos="9062"/>
            </w:tabs>
            <w:rPr>
              <w:b w:val="0"/>
              <w:bCs w:val="0"/>
              <w:noProof/>
              <w:lang w:val="en-CA" w:eastAsia="en-CA"/>
            </w:rPr>
          </w:pPr>
          <w:hyperlink w:history="1" w:anchor="_Toc111639169">
            <w:r w:rsidRPr="00BD1F25" w:rsidR="00ED4C54">
              <w:rPr>
                <w:rStyle w:val="Hyperlink"/>
                <w:noProof/>
              </w:rPr>
              <w:t>Utilisation des studios et cubicules</w:t>
            </w:r>
            <w:r w:rsidR="00ED4C54">
              <w:rPr>
                <w:noProof/>
                <w:webHidden/>
              </w:rPr>
              <w:tab/>
            </w:r>
            <w:r w:rsidR="00ED4C54">
              <w:rPr>
                <w:noProof/>
                <w:webHidden/>
              </w:rPr>
              <w:fldChar w:fldCharType="begin"/>
            </w:r>
            <w:r w:rsidR="00ED4C54">
              <w:rPr>
                <w:noProof/>
                <w:webHidden/>
              </w:rPr>
              <w:instrText xml:space="preserve"> PAGEREF _Toc111639169 \h </w:instrText>
            </w:r>
            <w:r w:rsidR="00ED4C54">
              <w:rPr>
                <w:noProof/>
                <w:webHidden/>
              </w:rPr>
            </w:r>
            <w:r w:rsidR="00ED4C54">
              <w:rPr>
                <w:noProof/>
                <w:webHidden/>
              </w:rPr>
              <w:fldChar w:fldCharType="separate"/>
            </w:r>
            <w:r w:rsidR="00ED4C54">
              <w:rPr>
                <w:noProof/>
                <w:webHidden/>
              </w:rPr>
              <w:t>47</w:t>
            </w:r>
            <w:r w:rsidR="00ED4C54">
              <w:rPr>
                <w:noProof/>
                <w:webHidden/>
              </w:rPr>
              <w:fldChar w:fldCharType="end"/>
            </w:r>
          </w:hyperlink>
        </w:p>
        <w:p w:rsidR="00ED4C54" w:rsidRDefault="00612A8F" w14:paraId="0E4DD5E5" w14:textId="75C1E34F">
          <w:pPr>
            <w:pStyle w:val="TOC3"/>
            <w:tabs>
              <w:tab w:val="right" w:leader="dot" w:pos="9062"/>
            </w:tabs>
            <w:rPr>
              <w:noProof/>
              <w:sz w:val="22"/>
              <w:szCs w:val="22"/>
              <w:lang w:val="en-CA" w:eastAsia="en-CA"/>
            </w:rPr>
          </w:pPr>
          <w:hyperlink w:history="1" w:anchor="_Toc111639170">
            <w:r w:rsidRPr="00BD1F25" w:rsidR="00ED4C54">
              <w:rPr>
                <w:rStyle w:val="Hyperlink"/>
                <w:noProof/>
              </w:rPr>
              <w:t>Propreté des lieux</w:t>
            </w:r>
            <w:r w:rsidR="00ED4C54">
              <w:rPr>
                <w:noProof/>
                <w:webHidden/>
              </w:rPr>
              <w:tab/>
            </w:r>
            <w:r w:rsidR="00ED4C54">
              <w:rPr>
                <w:noProof/>
                <w:webHidden/>
              </w:rPr>
              <w:fldChar w:fldCharType="begin"/>
            </w:r>
            <w:r w:rsidR="00ED4C54">
              <w:rPr>
                <w:noProof/>
                <w:webHidden/>
              </w:rPr>
              <w:instrText xml:space="preserve"> PAGEREF _Toc111639170 \h </w:instrText>
            </w:r>
            <w:r w:rsidR="00ED4C54">
              <w:rPr>
                <w:noProof/>
                <w:webHidden/>
              </w:rPr>
            </w:r>
            <w:r w:rsidR="00ED4C54">
              <w:rPr>
                <w:noProof/>
                <w:webHidden/>
              </w:rPr>
              <w:fldChar w:fldCharType="separate"/>
            </w:r>
            <w:r w:rsidR="00ED4C54">
              <w:rPr>
                <w:noProof/>
                <w:webHidden/>
              </w:rPr>
              <w:t>48</w:t>
            </w:r>
            <w:r w:rsidR="00ED4C54">
              <w:rPr>
                <w:noProof/>
                <w:webHidden/>
              </w:rPr>
              <w:fldChar w:fldCharType="end"/>
            </w:r>
          </w:hyperlink>
        </w:p>
        <w:p w:rsidR="00ED4C54" w:rsidRDefault="00612A8F" w14:paraId="5B137926" w14:textId="2C6F125F">
          <w:pPr>
            <w:pStyle w:val="TOC3"/>
            <w:tabs>
              <w:tab w:val="right" w:leader="dot" w:pos="9062"/>
            </w:tabs>
            <w:rPr>
              <w:noProof/>
              <w:sz w:val="22"/>
              <w:szCs w:val="22"/>
              <w:lang w:val="en-CA" w:eastAsia="en-CA"/>
            </w:rPr>
          </w:pPr>
          <w:hyperlink w:history="1" w:anchor="_Toc111639171">
            <w:r w:rsidRPr="00BD1F25" w:rsidR="00ED4C54">
              <w:rPr>
                <w:rStyle w:val="Hyperlink"/>
                <w:noProof/>
              </w:rPr>
              <w:t>Bris</w:t>
            </w:r>
            <w:r w:rsidR="00ED4C54">
              <w:rPr>
                <w:noProof/>
                <w:webHidden/>
              </w:rPr>
              <w:tab/>
            </w:r>
            <w:r w:rsidR="00ED4C54">
              <w:rPr>
                <w:noProof/>
                <w:webHidden/>
              </w:rPr>
              <w:fldChar w:fldCharType="begin"/>
            </w:r>
            <w:r w:rsidR="00ED4C54">
              <w:rPr>
                <w:noProof/>
                <w:webHidden/>
              </w:rPr>
              <w:instrText xml:space="preserve"> PAGEREF _Toc111639171 \h </w:instrText>
            </w:r>
            <w:r w:rsidR="00ED4C54">
              <w:rPr>
                <w:noProof/>
                <w:webHidden/>
              </w:rPr>
            </w:r>
            <w:r w:rsidR="00ED4C54">
              <w:rPr>
                <w:noProof/>
                <w:webHidden/>
              </w:rPr>
              <w:fldChar w:fldCharType="separate"/>
            </w:r>
            <w:r w:rsidR="00ED4C54">
              <w:rPr>
                <w:noProof/>
                <w:webHidden/>
              </w:rPr>
              <w:t>48</w:t>
            </w:r>
            <w:r w:rsidR="00ED4C54">
              <w:rPr>
                <w:noProof/>
                <w:webHidden/>
              </w:rPr>
              <w:fldChar w:fldCharType="end"/>
            </w:r>
          </w:hyperlink>
        </w:p>
        <w:p w:rsidR="00ED4C54" w:rsidRDefault="00612A8F" w14:paraId="151B812C" w14:textId="7D16A9C3">
          <w:pPr>
            <w:pStyle w:val="TOC3"/>
            <w:tabs>
              <w:tab w:val="right" w:leader="dot" w:pos="9062"/>
            </w:tabs>
            <w:rPr>
              <w:noProof/>
              <w:sz w:val="22"/>
              <w:szCs w:val="22"/>
              <w:lang w:val="en-CA" w:eastAsia="en-CA"/>
            </w:rPr>
          </w:pPr>
          <w:hyperlink w:history="1" w:anchor="_Toc111639172">
            <w:r w:rsidRPr="00BD1F25" w:rsidR="00ED4C54">
              <w:rPr>
                <w:rStyle w:val="Hyperlink"/>
                <w:rFonts w:eastAsiaTheme="majorEastAsia"/>
                <w:noProof/>
              </w:rPr>
              <w:t>Directives spécifiques au Grand studio (</w:t>
            </w:r>
            <w:r w:rsidRPr="00BD1F25" w:rsidR="00ED4C54">
              <w:rPr>
                <w:rStyle w:val="Hyperlink"/>
                <w:noProof/>
              </w:rPr>
              <w:t>C-1712.1)</w:t>
            </w:r>
            <w:r w:rsidR="00ED4C54">
              <w:rPr>
                <w:noProof/>
                <w:webHidden/>
              </w:rPr>
              <w:tab/>
            </w:r>
            <w:r w:rsidR="00ED4C54">
              <w:rPr>
                <w:noProof/>
                <w:webHidden/>
              </w:rPr>
              <w:fldChar w:fldCharType="begin"/>
            </w:r>
            <w:r w:rsidR="00ED4C54">
              <w:rPr>
                <w:noProof/>
                <w:webHidden/>
              </w:rPr>
              <w:instrText xml:space="preserve"> PAGEREF _Toc111639172 \h </w:instrText>
            </w:r>
            <w:r w:rsidR="00ED4C54">
              <w:rPr>
                <w:noProof/>
                <w:webHidden/>
              </w:rPr>
            </w:r>
            <w:r w:rsidR="00ED4C54">
              <w:rPr>
                <w:noProof/>
                <w:webHidden/>
              </w:rPr>
              <w:fldChar w:fldCharType="separate"/>
            </w:r>
            <w:r w:rsidR="00ED4C54">
              <w:rPr>
                <w:noProof/>
                <w:webHidden/>
              </w:rPr>
              <w:t>48</w:t>
            </w:r>
            <w:r w:rsidR="00ED4C54">
              <w:rPr>
                <w:noProof/>
                <w:webHidden/>
              </w:rPr>
              <w:fldChar w:fldCharType="end"/>
            </w:r>
          </w:hyperlink>
        </w:p>
        <w:p w:rsidR="00ED4C54" w:rsidRDefault="00612A8F" w14:paraId="5B372AB5" w14:textId="626EBB95">
          <w:pPr>
            <w:pStyle w:val="TOC3"/>
            <w:tabs>
              <w:tab w:val="right" w:leader="dot" w:pos="9062"/>
            </w:tabs>
            <w:rPr>
              <w:noProof/>
              <w:sz w:val="22"/>
              <w:szCs w:val="22"/>
              <w:lang w:val="en-CA" w:eastAsia="en-CA"/>
            </w:rPr>
          </w:pPr>
          <w:hyperlink w:history="1" w:anchor="_Toc111639173">
            <w:r w:rsidRPr="00BD1F25" w:rsidR="00ED4C54">
              <w:rPr>
                <w:rStyle w:val="Hyperlink"/>
                <w:rFonts w:eastAsiaTheme="majorEastAsia"/>
                <w:noProof/>
              </w:rPr>
              <w:t>Directives spécifiques au Petit studio (</w:t>
            </w:r>
            <w:r w:rsidRPr="00BD1F25" w:rsidR="00ED4C54">
              <w:rPr>
                <w:rStyle w:val="Hyperlink"/>
                <w:noProof/>
              </w:rPr>
              <w:t>C-1710.2)</w:t>
            </w:r>
            <w:r w:rsidRPr="00BD1F25" w:rsidR="00ED4C54">
              <w:rPr>
                <w:rStyle w:val="Hyperlink"/>
                <w:rFonts w:eastAsiaTheme="majorEastAsia"/>
                <w:noProof/>
              </w:rPr>
              <w:t xml:space="preserve"> et à sa régie (</w:t>
            </w:r>
            <w:r w:rsidRPr="00BD1F25" w:rsidR="00ED4C54">
              <w:rPr>
                <w:rStyle w:val="Hyperlink"/>
                <w:noProof/>
              </w:rPr>
              <w:t>C-1710.2)</w:t>
            </w:r>
            <w:r w:rsidR="00ED4C54">
              <w:rPr>
                <w:noProof/>
                <w:webHidden/>
              </w:rPr>
              <w:tab/>
            </w:r>
            <w:r w:rsidR="00ED4C54">
              <w:rPr>
                <w:noProof/>
                <w:webHidden/>
              </w:rPr>
              <w:fldChar w:fldCharType="begin"/>
            </w:r>
            <w:r w:rsidR="00ED4C54">
              <w:rPr>
                <w:noProof/>
                <w:webHidden/>
              </w:rPr>
              <w:instrText xml:space="preserve"> PAGEREF _Toc111639173 \h </w:instrText>
            </w:r>
            <w:r w:rsidR="00ED4C54">
              <w:rPr>
                <w:noProof/>
                <w:webHidden/>
              </w:rPr>
            </w:r>
            <w:r w:rsidR="00ED4C54">
              <w:rPr>
                <w:noProof/>
                <w:webHidden/>
              </w:rPr>
              <w:fldChar w:fldCharType="separate"/>
            </w:r>
            <w:r w:rsidR="00ED4C54">
              <w:rPr>
                <w:noProof/>
                <w:webHidden/>
              </w:rPr>
              <w:t>49</w:t>
            </w:r>
            <w:r w:rsidR="00ED4C54">
              <w:rPr>
                <w:noProof/>
                <w:webHidden/>
              </w:rPr>
              <w:fldChar w:fldCharType="end"/>
            </w:r>
          </w:hyperlink>
        </w:p>
        <w:p w:rsidR="00ED4C54" w:rsidRDefault="00612A8F" w14:paraId="6E6E44A8" w14:textId="7825EAC5">
          <w:pPr>
            <w:pStyle w:val="TOC3"/>
            <w:tabs>
              <w:tab w:val="right" w:leader="dot" w:pos="9062"/>
            </w:tabs>
            <w:rPr>
              <w:noProof/>
              <w:sz w:val="22"/>
              <w:szCs w:val="22"/>
              <w:lang w:val="en-CA" w:eastAsia="en-CA"/>
            </w:rPr>
          </w:pPr>
          <w:hyperlink w:history="1" w:anchor="_Toc111639174">
            <w:r w:rsidRPr="00BD1F25" w:rsidR="00ED4C54">
              <w:rPr>
                <w:rStyle w:val="Hyperlink"/>
                <w:noProof/>
              </w:rPr>
              <w:t xml:space="preserve">À votre départ de tous les </w:t>
            </w:r>
            <w:r w:rsidRPr="00BD1F25" w:rsidR="00ED4C54">
              <w:rPr>
                <w:rStyle w:val="Hyperlink"/>
                <w:rFonts w:eastAsiaTheme="majorEastAsia"/>
                <w:noProof/>
              </w:rPr>
              <w:t>studios et cubicules</w:t>
            </w:r>
            <w:r w:rsidR="00ED4C54">
              <w:rPr>
                <w:noProof/>
                <w:webHidden/>
              </w:rPr>
              <w:tab/>
            </w:r>
            <w:r w:rsidR="00ED4C54">
              <w:rPr>
                <w:noProof/>
                <w:webHidden/>
              </w:rPr>
              <w:fldChar w:fldCharType="begin"/>
            </w:r>
            <w:r w:rsidR="00ED4C54">
              <w:rPr>
                <w:noProof/>
                <w:webHidden/>
              </w:rPr>
              <w:instrText xml:space="preserve"> PAGEREF _Toc111639174 \h </w:instrText>
            </w:r>
            <w:r w:rsidR="00ED4C54">
              <w:rPr>
                <w:noProof/>
                <w:webHidden/>
              </w:rPr>
            </w:r>
            <w:r w:rsidR="00ED4C54">
              <w:rPr>
                <w:noProof/>
                <w:webHidden/>
              </w:rPr>
              <w:fldChar w:fldCharType="separate"/>
            </w:r>
            <w:r w:rsidR="00ED4C54">
              <w:rPr>
                <w:noProof/>
                <w:webHidden/>
              </w:rPr>
              <w:t>49</w:t>
            </w:r>
            <w:r w:rsidR="00ED4C54">
              <w:rPr>
                <w:noProof/>
                <w:webHidden/>
              </w:rPr>
              <w:fldChar w:fldCharType="end"/>
            </w:r>
          </w:hyperlink>
        </w:p>
        <w:p w:rsidR="00ED4C54" w:rsidRDefault="00612A8F" w14:paraId="174CD83F" w14:textId="05F4A87A">
          <w:pPr>
            <w:pStyle w:val="TOC2"/>
            <w:tabs>
              <w:tab w:val="right" w:leader="dot" w:pos="9062"/>
            </w:tabs>
            <w:rPr>
              <w:b w:val="0"/>
              <w:bCs w:val="0"/>
              <w:noProof/>
              <w:lang w:val="en-CA" w:eastAsia="en-CA"/>
            </w:rPr>
          </w:pPr>
          <w:hyperlink w:history="1" w:anchor="_Toc111639175">
            <w:r w:rsidRPr="00BD1F25" w:rsidR="00ED4C54">
              <w:rPr>
                <w:rStyle w:val="Hyperlink"/>
                <w:noProof/>
              </w:rPr>
              <w:t>Tutoriels</w:t>
            </w:r>
            <w:r w:rsidR="00ED4C54">
              <w:rPr>
                <w:noProof/>
                <w:webHidden/>
              </w:rPr>
              <w:tab/>
            </w:r>
            <w:r w:rsidR="00ED4C54">
              <w:rPr>
                <w:noProof/>
                <w:webHidden/>
              </w:rPr>
              <w:fldChar w:fldCharType="begin"/>
            </w:r>
            <w:r w:rsidR="00ED4C54">
              <w:rPr>
                <w:noProof/>
                <w:webHidden/>
              </w:rPr>
              <w:instrText xml:space="preserve"> PAGEREF _Toc111639175 \h </w:instrText>
            </w:r>
            <w:r w:rsidR="00ED4C54">
              <w:rPr>
                <w:noProof/>
                <w:webHidden/>
              </w:rPr>
            </w:r>
            <w:r w:rsidR="00ED4C54">
              <w:rPr>
                <w:noProof/>
                <w:webHidden/>
              </w:rPr>
              <w:fldChar w:fldCharType="separate"/>
            </w:r>
            <w:r w:rsidR="00ED4C54">
              <w:rPr>
                <w:noProof/>
                <w:webHidden/>
              </w:rPr>
              <w:t>49</w:t>
            </w:r>
            <w:r w:rsidR="00ED4C54">
              <w:rPr>
                <w:noProof/>
                <w:webHidden/>
              </w:rPr>
              <w:fldChar w:fldCharType="end"/>
            </w:r>
          </w:hyperlink>
        </w:p>
        <w:p w:rsidR="00ED4C54" w:rsidRDefault="00612A8F" w14:paraId="7A109C0F" w14:textId="16EC160E">
          <w:pPr>
            <w:pStyle w:val="TOC3"/>
            <w:tabs>
              <w:tab w:val="right" w:leader="dot" w:pos="9062"/>
            </w:tabs>
            <w:rPr>
              <w:noProof/>
              <w:sz w:val="22"/>
              <w:szCs w:val="22"/>
              <w:lang w:val="en-CA" w:eastAsia="en-CA"/>
            </w:rPr>
          </w:pPr>
          <w:hyperlink w:history="1" w:anchor="_Toc111639176">
            <w:r w:rsidRPr="00BD1F25" w:rsidR="00ED4C54">
              <w:rPr>
                <w:rStyle w:val="Hyperlink"/>
                <w:noProof/>
              </w:rPr>
              <w:t>Utilisation du studio de son (39 min)</w:t>
            </w:r>
            <w:r w:rsidR="00ED4C54">
              <w:rPr>
                <w:noProof/>
                <w:webHidden/>
              </w:rPr>
              <w:tab/>
            </w:r>
            <w:r w:rsidR="00ED4C54">
              <w:rPr>
                <w:noProof/>
                <w:webHidden/>
              </w:rPr>
              <w:fldChar w:fldCharType="begin"/>
            </w:r>
            <w:r w:rsidR="00ED4C54">
              <w:rPr>
                <w:noProof/>
                <w:webHidden/>
              </w:rPr>
              <w:instrText xml:space="preserve"> PAGEREF _Toc111639176 \h </w:instrText>
            </w:r>
            <w:r w:rsidR="00ED4C54">
              <w:rPr>
                <w:noProof/>
                <w:webHidden/>
              </w:rPr>
            </w:r>
            <w:r w:rsidR="00ED4C54">
              <w:rPr>
                <w:noProof/>
                <w:webHidden/>
              </w:rPr>
              <w:fldChar w:fldCharType="separate"/>
            </w:r>
            <w:r w:rsidR="00ED4C54">
              <w:rPr>
                <w:noProof/>
                <w:webHidden/>
              </w:rPr>
              <w:t>49</w:t>
            </w:r>
            <w:r w:rsidR="00ED4C54">
              <w:rPr>
                <w:noProof/>
                <w:webHidden/>
              </w:rPr>
              <w:fldChar w:fldCharType="end"/>
            </w:r>
          </w:hyperlink>
        </w:p>
        <w:p w:rsidR="25038719" w:rsidP="25038719" w:rsidRDefault="25038719" w14:paraId="3B327C1D" w14:textId="6A3FEDF9">
          <w:pPr>
            <w:pStyle w:val="TOC2"/>
            <w:tabs>
              <w:tab w:val="right" w:leader="dot" w:pos="9060"/>
            </w:tabs>
          </w:pPr>
          <w:r>
            <w:fldChar w:fldCharType="end"/>
          </w:r>
        </w:p>
      </w:sdtContent>
    </w:sdt>
    <w:p w:rsidR="002F669A" w:rsidRDefault="002F669A" w14:paraId="2EE49BBF" w14:textId="0BA4B766"/>
    <w:p w:rsidR="00F37E5D" w:rsidRDefault="00F37E5D" w14:paraId="202C7482" w14:textId="77777777">
      <w:pPr>
        <w:rPr>
          <w:caps/>
          <w:color w:val="FFFFFF" w:themeColor="background1"/>
          <w:spacing w:val="15"/>
          <w:sz w:val="22"/>
          <w:szCs w:val="22"/>
        </w:rPr>
      </w:pPr>
      <w:r>
        <w:br w:type="page"/>
      </w:r>
    </w:p>
    <w:p w:rsidRPr="00AC2DF3" w:rsidR="00AC2DF3" w:rsidP="00AC2DF3" w:rsidRDefault="00AC2DF3" w14:paraId="30986A1D" w14:textId="77777777">
      <w:bookmarkStart w:name="_Toc51571362" w:id="2"/>
      <w:bookmarkStart w:name="_Toc51582394" w:id="3"/>
      <w:bookmarkStart w:name="_Toc51571349" w:id="4"/>
      <w:bookmarkStart w:name="_Toc51582381" w:id="5"/>
    </w:p>
    <w:p w:rsidR="00BD2108" w:rsidP="00741F15" w:rsidRDefault="00BD2108" w14:paraId="4B17DB22" w14:textId="4431C5BF">
      <w:pPr>
        <w:pStyle w:val="Heading1"/>
      </w:pPr>
      <w:bookmarkStart w:name="_Toc111639089" w:id="6"/>
      <w:r>
        <w:t>Dates importantes</w:t>
      </w:r>
      <w:bookmarkEnd w:id="2"/>
      <w:bookmarkEnd w:id="3"/>
      <w:bookmarkEnd w:id="6"/>
    </w:p>
    <w:p w:rsidR="00BD2108" w:rsidP="00BD2108" w:rsidRDefault="00BD2108" w14:paraId="6D3E774C" w14:textId="77777777">
      <w:pPr>
        <w:rPr>
          <w:rFonts w:ascii="Calibri" w:hAnsi="Calibri" w:eastAsia="Calibri" w:cs="Calibri"/>
          <w:sz w:val="22"/>
          <w:szCs w:val="22"/>
        </w:rPr>
      </w:pPr>
      <w:r w:rsidRPr="65F04A81">
        <w:rPr>
          <w:rFonts w:ascii="Calibri" w:hAnsi="Calibri" w:eastAsia="Calibri" w:cs="Calibri"/>
          <w:sz w:val="22"/>
          <w:szCs w:val="22"/>
        </w:rPr>
        <w:t xml:space="preserve">Veuillez consulter régulièrement le </w:t>
      </w:r>
      <w:hyperlink r:id="rId11">
        <w:r w:rsidRPr="65F04A81">
          <w:rPr>
            <w:rStyle w:val="Hyperlink"/>
            <w:rFonts w:ascii="Calibri" w:hAnsi="Calibri" w:eastAsia="Calibri" w:cs="Calibri"/>
            <w:sz w:val="22"/>
            <w:szCs w:val="22"/>
          </w:rPr>
          <w:t>site du Collège</w:t>
        </w:r>
      </w:hyperlink>
      <w:r w:rsidRPr="65F04A81">
        <w:rPr>
          <w:rFonts w:ascii="Calibri" w:hAnsi="Calibri" w:eastAsia="Calibri" w:cs="Calibri"/>
          <w:sz w:val="22"/>
          <w:szCs w:val="22"/>
        </w:rPr>
        <w:t xml:space="preserve"> pour connaître les changements au calendrier scolaire, les évènements, les dernières nouvelles ou les fermetures du Collège. </w:t>
      </w:r>
      <w:r>
        <w:rPr>
          <w:rFonts w:ascii="Calibri" w:hAnsi="Calibri" w:eastAsia="Calibri" w:cs="Calibri"/>
          <w:sz w:val="22"/>
          <w:szCs w:val="22"/>
        </w:rPr>
        <w:t>Consultez les dates importantes ici :</w:t>
      </w:r>
    </w:p>
    <w:p w:rsidR="00AC766F" w:rsidP="2549F7CA" w:rsidRDefault="4096A3BF" w14:paraId="20BA0961" w14:textId="55AAA68E">
      <w:pPr>
        <w:jc w:val="center"/>
        <w:rPr>
          <w:rFonts w:ascii="Calibri" w:hAnsi="Calibri" w:eastAsia="Calibri" w:cs="Calibri"/>
          <w:sz w:val="22"/>
          <w:szCs w:val="22"/>
        </w:rPr>
      </w:pPr>
      <w:r>
        <w:rPr>
          <w:noProof/>
        </w:rPr>
        <w:drawing>
          <wp:inline distT="0" distB="0" distL="0" distR="0" wp14:anchorId="3D898FEE" wp14:editId="7352573F">
            <wp:extent cx="2800665" cy="2136617"/>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1"/>
                    <pic:cNvPicPr/>
                  </pic:nvPicPr>
                  <pic:blipFill>
                    <a:blip r:embed="rId12">
                      <a:extLst>
                        <a:ext uri="{28A0092B-C50C-407E-A947-70E740481C1C}">
                          <a14:useLocalDpi xmlns:a14="http://schemas.microsoft.com/office/drawing/2010/main" val="0"/>
                        </a:ext>
                      </a:extLst>
                    </a:blip>
                    <a:stretch>
                      <a:fillRect/>
                    </a:stretch>
                  </pic:blipFill>
                  <pic:spPr>
                    <a:xfrm>
                      <a:off x="0" y="0"/>
                      <a:ext cx="2800665" cy="2136617"/>
                    </a:xfrm>
                    <a:prstGeom prst="rect">
                      <a:avLst/>
                    </a:prstGeom>
                  </pic:spPr>
                </pic:pic>
              </a:graphicData>
            </a:graphic>
          </wp:inline>
        </w:drawing>
      </w:r>
      <w:bookmarkEnd w:id="4"/>
      <w:bookmarkEnd w:id="5"/>
    </w:p>
    <w:p w:rsidR="00422E39" w:rsidRDefault="00422E39" w14:paraId="55A5F986" w14:textId="77777777">
      <w:pPr>
        <w:rPr>
          <w:caps/>
          <w:color w:val="FFFFFF" w:themeColor="background1"/>
          <w:spacing w:val="15"/>
          <w:sz w:val="22"/>
          <w:szCs w:val="22"/>
        </w:rPr>
      </w:pPr>
      <w:r>
        <w:br w:type="page"/>
      </w:r>
    </w:p>
    <w:p w:rsidR="00136727" w:rsidP="00136727" w:rsidRDefault="00136727" w14:paraId="6252C6FB" w14:textId="77777777">
      <w:pPr>
        <w:pStyle w:val="Heading1"/>
      </w:pPr>
      <w:bookmarkStart w:name="_Toc51571373" w:id="7"/>
      <w:bookmarkStart w:name="_Toc51582405" w:id="8"/>
      <w:bookmarkStart w:name="_Toc111639090" w:id="9"/>
      <w:bookmarkStart w:name="_Toc51571356" w:id="10"/>
      <w:bookmarkStart w:name="_Toc51582388" w:id="11"/>
      <w:r>
        <w:t xml:space="preserve">Liste de tous les locaux en </w:t>
      </w:r>
      <w:bookmarkEnd w:id="7"/>
      <w:bookmarkEnd w:id="8"/>
      <w:r>
        <w:t>TIM</w:t>
      </w:r>
      <w:bookmarkEnd w:id="9"/>
    </w:p>
    <w:p w:rsidRPr="0018740B" w:rsidR="00136727" w:rsidP="00C132F4" w:rsidRDefault="00136727" w14:paraId="1CA86C98" w14:textId="32B1A6D8">
      <w:pPr>
        <w:pStyle w:val="ListParagraph"/>
        <w:numPr>
          <w:ilvl w:val="0"/>
          <w:numId w:val="20"/>
        </w:numPr>
        <w:rPr>
          <w:color w:val="000000" w:themeColor="text1"/>
          <w:lang w:val="en-CA"/>
        </w:rPr>
      </w:pPr>
      <w:r w:rsidRPr="0018740B">
        <w:t>Laboratoires</w:t>
      </w:r>
      <w:r w:rsidRPr="0018740B" w:rsidR="0018740B">
        <w:t xml:space="preserve"> de cours</w:t>
      </w:r>
      <w:r w:rsidRPr="0018740B">
        <w:t xml:space="preserve"> :</w:t>
      </w:r>
      <w:r w:rsidRPr="3DE61BD6">
        <w:rPr>
          <w:lang w:val="en-CA"/>
        </w:rPr>
        <w:t xml:space="preserve"> B-1387 (Windows), C-1639 (Windows), C-1577 (macOS)</w:t>
      </w:r>
    </w:p>
    <w:p w:rsidRPr="0021090D" w:rsidR="0018740B" w:rsidP="00C132F4" w:rsidRDefault="0018740B" w14:paraId="18508826" w14:textId="773BAC61">
      <w:pPr>
        <w:pStyle w:val="ListParagraph"/>
        <w:numPr>
          <w:ilvl w:val="0"/>
          <w:numId w:val="20"/>
        </w:numPr>
        <w:rPr>
          <w:color w:val="000000" w:themeColor="text1"/>
        </w:rPr>
      </w:pPr>
      <w:r>
        <w:rPr>
          <w:color w:val="000000" w:themeColor="text1"/>
        </w:rPr>
        <w:t xml:space="preserve">Laboratoire </w:t>
      </w:r>
      <w:r w:rsidR="0021090D">
        <w:rPr>
          <w:color w:val="000000" w:themeColor="text1"/>
        </w:rPr>
        <w:t>pour le travail</w:t>
      </w:r>
      <w:r>
        <w:rPr>
          <w:color w:val="000000" w:themeColor="text1"/>
        </w:rPr>
        <w:t> : C-1602 (Windows)</w:t>
      </w:r>
    </w:p>
    <w:p w:rsidR="00136727" w:rsidP="00C132F4" w:rsidRDefault="00136727" w14:paraId="045ABBCB" w14:textId="77777777">
      <w:pPr>
        <w:pStyle w:val="ListParagraph"/>
        <w:numPr>
          <w:ilvl w:val="0"/>
          <w:numId w:val="20"/>
        </w:numPr>
        <w:rPr>
          <w:color w:val="000000" w:themeColor="text1"/>
        </w:rPr>
      </w:pPr>
      <w:r>
        <w:t>Grand studio : C-1712.1 (Windows)</w:t>
      </w:r>
    </w:p>
    <w:p w:rsidR="00136727" w:rsidP="00C132F4" w:rsidRDefault="00136727" w14:paraId="27E3138B" w14:textId="77777777">
      <w:pPr>
        <w:pStyle w:val="ListParagraph"/>
        <w:numPr>
          <w:ilvl w:val="0"/>
          <w:numId w:val="20"/>
        </w:numPr>
      </w:pPr>
      <w:r>
        <w:t>Salle des matrices C-1708 (Windows)</w:t>
      </w:r>
    </w:p>
    <w:p w:rsidR="00136727" w:rsidP="00C132F4" w:rsidRDefault="00136727" w14:paraId="4D718932" w14:textId="77777777">
      <w:pPr>
        <w:pStyle w:val="ListParagraph"/>
        <w:numPr>
          <w:ilvl w:val="0"/>
          <w:numId w:val="20"/>
        </w:numPr>
      </w:pPr>
      <w:r>
        <w:t>Régie du Petit studio : C-1710.1 (</w:t>
      </w:r>
      <w:r w:rsidRPr="00333AB6">
        <w:t>macOS</w:t>
      </w:r>
      <w:r>
        <w:t>)</w:t>
      </w:r>
    </w:p>
    <w:p w:rsidR="00136727" w:rsidP="00C132F4" w:rsidRDefault="00136727" w14:paraId="17A92ADE" w14:textId="77777777">
      <w:pPr>
        <w:pStyle w:val="ListParagraph"/>
        <w:numPr>
          <w:ilvl w:val="0"/>
          <w:numId w:val="20"/>
        </w:numPr>
      </w:pPr>
      <w:r>
        <w:t>Petit studio : C-1710.2</w:t>
      </w:r>
    </w:p>
    <w:p w:rsidR="00136727" w:rsidP="00C132F4" w:rsidRDefault="00136727" w14:paraId="4FDE491C" w14:textId="77777777">
      <w:pPr>
        <w:pStyle w:val="ListParagraph"/>
        <w:numPr>
          <w:ilvl w:val="0"/>
          <w:numId w:val="20"/>
        </w:numPr>
      </w:pPr>
      <w:r>
        <w:t>Trois (3) cubicules :  C-1588 (</w:t>
      </w:r>
      <w:r w:rsidRPr="329E5AF4">
        <w:rPr>
          <w:lang w:val="en-CA"/>
        </w:rPr>
        <w:t>mac</w:t>
      </w:r>
      <w:r>
        <w:rPr>
          <w:lang w:val="en-CA"/>
        </w:rPr>
        <w:t>OS</w:t>
      </w:r>
      <w:r>
        <w:t>), C-1590 (</w:t>
      </w:r>
      <w:r w:rsidRPr="329E5AF4">
        <w:rPr>
          <w:lang w:val="en-CA"/>
        </w:rPr>
        <w:t>mac</w:t>
      </w:r>
      <w:r>
        <w:rPr>
          <w:lang w:val="en-CA"/>
        </w:rPr>
        <w:t>OS</w:t>
      </w:r>
      <w:r>
        <w:t>), C-1586 (Windows)</w:t>
      </w:r>
    </w:p>
    <w:p w:rsidR="00136727" w:rsidP="00C132F4" w:rsidRDefault="00136727" w14:paraId="1DA7956F" w14:textId="77777777">
      <w:pPr>
        <w:pStyle w:val="ListParagraph"/>
        <w:numPr>
          <w:ilvl w:val="0"/>
          <w:numId w:val="20"/>
        </w:numPr>
      </w:pPr>
      <w:r>
        <w:t>Local du TTP : C-1706</w:t>
      </w:r>
    </w:p>
    <w:p w:rsidR="00136727" w:rsidP="00C132F4" w:rsidRDefault="00136727" w14:paraId="411C8A22" w14:textId="77777777">
      <w:pPr>
        <w:pStyle w:val="ListParagraph"/>
        <w:numPr>
          <w:ilvl w:val="0"/>
          <w:numId w:val="20"/>
        </w:numPr>
      </w:pPr>
      <w:r>
        <w:t>Local des professeurs : C-1651, C-1649, C-1647</w:t>
      </w:r>
    </w:p>
    <w:p w:rsidR="00136727" w:rsidP="00C132F4" w:rsidRDefault="00136727" w14:paraId="7EEC06C6" w14:textId="4750F7F4">
      <w:pPr>
        <w:pStyle w:val="ListParagraph"/>
        <w:numPr>
          <w:ilvl w:val="0"/>
          <w:numId w:val="20"/>
        </w:numPr>
      </w:pPr>
      <w:r>
        <w:t xml:space="preserve">Laboratoire de Techniques de génie électrique (TGÉ) en microsoudure : </w:t>
      </w:r>
      <w:r w:rsidRPr="00263335">
        <w:t>C-3523</w:t>
      </w:r>
    </w:p>
    <w:p w:rsidRPr="007D7ADE" w:rsidR="006D2991" w:rsidP="0021090D" w:rsidRDefault="006D2991" w14:paraId="17C84F2E" w14:textId="77777777"/>
    <w:p w:rsidRPr="00741F15" w:rsidR="00FE7916" w:rsidP="00741F15" w:rsidRDefault="00E4383D" w14:paraId="377693E9" w14:textId="2B1FBDE7">
      <w:pPr>
        <w:pStyle w:val="Heading1"/>
      </w:pPr>
      <w:bookmarkStart w:name="_Toc111639091" w:id="12"/>
      <w:r>
        <w:t>Savoir vivre</w:t>
      </w:r>
      <w:bookmarkEnd w:id="10"/>
      <w:bookmarkEnd w:id="11"/>
      <w:bookmarkEnd w:id="12"/>
      <w:bookmarkEnd w:id="1"/>
      <w:bookmarkEnd w:id="0"/>
    </w:p>
    <w:p w:rsidRPr="00741F15" w:rsidR="591A1CF5" w:rsidP="00741F15" w:rsidRDefault="00E4383D" w14:paraId="2D5617B7" w14:textId="6F1CA10C">
      <w:pPr>
        <w:pStyle w:val="Heading2"/>
      </w:pPr>
      <w:bookmarkStart w:name="_Toc51571357" w:id="13"/>
      <w:bookmarkStart w:name="_Toc51582389" w:id="14"/>
      <w:bookmarkStart w:name="_Toc111639092" w:id="15"/>
      <w:r>
        <w:t>Harcèlement</w:t>
      </w:r>
      <w:bookmarkEnd w:id="13"/>
      <w:bookmarkEnd w:id="14"/>
      <w:bookmarkEnd w:id="15"/>
    </w:p>
    <w:p w:rsidR="591A1CF5" w:rsidP="00C132F4" w:rsidRDefault="00612A8F" w14:paraId="2589B5F2" w14:textId="0C10A371">
      <w:pPr>
        <w:pStyle w:val="ListParagraph"/>
        <w:numPr>
          <w:ilvl w:val="0"/>
          <w:numId w:val="28"/>
        </w:numPr>
      </w:pPr>
      <w:hyperlink r:id="rId13">
        <w:r w:rsidRPr="464A72FB" w:rsidR="5D1807FE">
          <w:rPr>
            <w:rStyle w:val="Hyperlink"/>
          </w:rPr>
          <w:t>Politique de Montmorency pour contrer le harcèlement</w:t>
        </w:r>
      </w:hyperlink>
    </w:p>
    <w:p w:rsidR="591A1CF5" w:rsidP="00741F15" w:rsidRDefault="00E4383D" w14:paraId="45C7D616" w14:textId="4FC4C293">
      <w:pPr>
        <w:pStyle w:val="Heading2"/>
      </w:pPr>
      <w:bookmarkStart w:name="_Toc51571358" w:id="16"/>
      <w:bookmarkStart w:name="_Toc51582390" w:id="17"/>
      <w:bookmarkStart w:name="_Toc111639093" w:id="18"/>
      <w:r>
        <w:t>Violences à caractère sexuel</w:t>
      </w:r>
      <w:bookmarkEnd w:id="16"/>
      <w:bookmarkEnd w:id="17"/>
      <w:bookmarkEnd w:id="18"/>
    </w:p>
    <w:p w:rsidR="591A1CF5" w:rsidP="00C132F4" w:rsidRDefault="00612A8F" w14:paraId="52E5FDE3" w14:textId="0C10A371">
      <w:pPr>
        <w:pStyle w:val="ListParagraph"/>
        <w:numPr>
          <w:ilvl w:val="0"/>
          <w:numId w:val="28"/>
        </w:numPr>
      </w:pPr>
      <w:hyperlink r:id="rId14">
        <w:r w:rsidRPr="464A72FB" w:rsidR="5D1807FE">
          <w:rPr>
            <w:rStyle w:val="Hyperlink"/>
          </w:rPr>
          <w:t>Politique de Montmorency pour prévenir et combattre les violences à caractère sexuel</w:t>
        </w:r>
      </w:hyperlink>
    </w:p>
    <w:p w:rsidR="591A1CF5" w:rsidP="00741F15" w:rsidRDefault="5D1807FE" w14:paraId="4AD10C08" w14:textId="5A861DF3">
      <w:pPr>
        <w:pStyle w:val="Heading2"/>
      </w:pPr>
      <w:bookmarkStart w:name="_Toc51571360" w:id="19"/>
      <w:bookmarkStart w:name="_Toc51582392" w:id="20"/>
      <w:bookmarkStart w:name="_Toc111639094" w:id="21"/>
      <w:r>
        <w:t>Code de vie pour la population étudiante</w:t>
      </w:r>
      <w:bookmarkEnd w:id="19"/>
      <w:bookmarkEnd w:id="20"/>
      <w:bookmarkEnd w:id="21"/>
    </w:p>
    <w:p w:rsidRPr="00381A0B" w:rsidR="591A1CF5" w:rsidP="00C132F4" w:rsidRDefault="00612A8F" w14:paraId="627F2EC9" w14:textId="6486FD70">
      <w:pPr>
        <w:pStyle w:val="ListParagraph"/>
        <w:numPr>
          <w:ilvl w:val="0"/>
          <w:numId w:val="28"/>
        </w:numPr>
        <w:rPr>
          <w:rStyle w:val="Hyperlink"/>
          <w:color w:val="auto"/>
          <w:u w:val="none"/>
        </w:rPr>
      </w:pPr>
      <w:hyperlink r:id="rId15">
        <w:r w:rsidRPr="3DE61BD6" w:rsidR="5D1807FE">
          <w:rPr>
            <w:rStyle w:val="Hyperlink"/>
          </w:rPr>
          <w:t>Directive sur le Code de vie pour la population étudiante au Collège Montmorency</w:t>
        </w:r>
      </w:hyperlink>
    </w:p>
    <w:p w:rsidR="00381A0B" w:rsidP="00381A0B" w:rsidRDefault="00381A0B" w14:paraId="3CD5C3EE" w14:textId="2DCC91A6">
      <w:pPr>
        <w:pStyle w:val="Heading2"/>
      </w:pPr>
      <w:bookmarkStart w:name="_Toc51571359" w:id="22"/>
      <w:bookmarkStart w:name="_Toc51582391" w:id="23"/>
      <w:bookmarkStart w:name="_Toc111639095" w:id="24"/>
      <w:r>
        <w:t>Règlements des litiges</w:t>
      </w:r>
      <w:bookmarkEnd w:id="22"/>
      <w:bookmarkEnd w:id="23"/>
      <w:bookmarkEnd w:id="24"/>
    </w:p>
    <w:p w:rsidRPr="00BF27DE" w:rsidR="00381A0B" w:rsidP="00C132F4" w:rsidRDefault="00612A8F" w14:paraId="4420758C" w14:textId="2330CF11">
      <w:pPr>
        <w:pStyle w:val="ListParagraph"/>
        <w:numPr>
          <w:ilvl w:val="0"/>
          <w:numId w:val="28"/>
        </w:numPr>
        <w:rPr>
          <w:rStyle w:val="Hyperlink"/>
          <w:color w:val="auto"/>
          <w:u w:val="none"/>
        </w:rPr>
      </w:pPr>
      <w:hyperlink r:id="rId16">
        <w:r w:rsidRPr="464A72FB" w:rsidR="00381A0B">
          <w:rPr>
            <w:rStyle w:val="Hyperlink"/>
          </w:rPr>
          <w:t>Procédure institutionnelle de règlement des litiges</w:t>
        </w:r>
      </w:hyperlink>
    </w:p>
    <w:p w:rsidR="00381A0B" w:rsidP="00381A0B" w:rsidRDefault="00FC5FDD" w14:paraId="0EAA25F9" w14:textId="45291F2D">
      <w:pPr>
        <w:pStyle w:val="Heading2"/>
      </w:pPr>
      <w:bookmarkStart w:name="_Toc111639096" w:id="25"/>
      <w:r>
        <w:t>I</w:t>
      </w:r>
      <w:r w:rsidR="00E4383D">
        <w:t>ntégrité intellectuelle</w:t>
      </w:r>
      <w:bookmarkEnd w:id="25"/>
    </w:p>
    <w:p w:rsidR="001511FE" w:rsidP="001511FE" w:rsidRDefault="008E1892" w14:paraId="37DAAAA0" w14:textId="4EB997A4">
      <w:r>
        <w:t>Voici les sections</w:t>
      </w:r>
      <w:r w:rsidR="00184942">
        <w:t xml:space="preserve"> (pp26-27)</w:t>
      </w:r>
      <w:r>
        <w:t xml:space="preserve"> qui portent sur</w:t>
      </w:r>
      <w:r w:rsidR="001511FE">
        <w:t xml:space="preserve"> l’intégrité intellectuelle</w:t>
      </w:r>
      <w:r>
        <w:t xml:space="preserve"> du </w:t>
      </w:r>
      <w:r w:rsidR="00E81C41">
        <w:t>« G</w:t>
      </w:r>
      <w:r>
        <w:t>uide de présentations des travaux écrits</w:t>
      </w:r>
      <w:r w:rsidR="00E81C41">
        <w:t xml:space="preserve"> »</w:t>
      </w:r>
      <w:r w:rsidR="001511FE">
        <w:t xml:space="preserve"> </w:t>
      </w:r>
      <w:r w:rsidR="00601AB4">
        <w:t>(</w:t>
      </w:r>
      <w:hyperlink w:history="1" r:id="rId17">
        <w:r w:rsidR="001511FE">
          <w:rPr>
            <w:rStyle w:val="Hyperlink"/>
          </w:rPr>
          <w:t>GUIDE-VF-H2019.pdf</w:t>
        </w:r>
      </w:hyperlink>
      <w:r w:rsidR="00601AB4">
        <w:t>)</w:t>
      </w:r>
      <w:r w:rsidR="00566D91">
        <w:t> :</w:t>
      </w:r>
    </w:p>
    <w:p w:rsidR="003E6658" w:rsidP="00AF10D6" w:rsidRDefault="00672069" w14:paraId="196FA0D1" w14:textId="7BC1E749">
      <w:r w:rsidRPr="00672069">
        <w:rPr>
          <w:noProof/>
        </w:rPr>
        <w:drawing>
          <wp:inline distT="0" distB="0" distL="0" distR="0" wp14:anchorId="4D69127F" wp14:editId="52F77EA2">
            <wp:extent cx="5852667" cy="4313294"/>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52667" cy="4313294"/>
                    </a:xfrm>
                    <a:prstGeom prst="rect">
                      <a:avLst/>
                    </a:prstGeom>
                  </pic:spPr>
                </pic:pic>
              </a:graphicData>
            </a:graphic>
          </wp:inline>
        </w:drawing>
      </w:r>
    </w:p>
    <w:p w:rsidR="00672069" w:rsidP="00AF10D6" w:rsidRDefault="00EC1D07" w14:paraId="58D2E4F0" w14:textId="4262A62C">
      <w:r w:rsidRPr="00EC1D07">
        <w:rPr>
          <w:noProof/>
        </w:rPr>
        <w:drawing>
          <wp:inline distT="0" distB="0" distL="0" distR="0" wp14:anchorId="5D8DAF56" wp14:editId="1F8C6FC7">
            <wp:extent cx="5951736" cy="589077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51736" cy="5890770"/>
                    </a:xfrm>
                    <a:prstGeom prst="rect">
                      <a:avLst/>
                    </a:prstGeom>
                  </pic:spPr>
                </pic:pic>
              </a:graphicData>
            </a:graphic>
          </wp:inline>
        </w:drawing>
      </w:r>
    </w:p>
    <w:p w:rsidR="003E6658" w:rsidP="00AF10D6" w:rsidRDefault="003E6658" w14:paraId="443AF67D" w14:textId="77777777"/>
    <w:p w:rsidRPr="00605F6B" w:rsidR="00567A29" w:rsidP="00A07295" w:rsidRDefault="00353F14" w14:paraId="01898BC8" w14:textId="55255CB5">
      <w:pPr>
        <w:pStyle w:val="Heading3"/>
      </w:pPr>
      <w:bookmarkStart w:name="_Toc111639097" w:id="26"/>
      <w:r>
        <w:t xml:space="preserve">Cinq questions essentielles pour assurer </w:t>
      </w:r>
      <w:r w:rsidR="003E6658">
        <w:t>le</w:t>
      </w:r>
      <w:r>
        <w:t xml:space="preserve"> respect de l’intégrité intellectuelle de </w:t>
      </w:r>
      <w:r w:rsidR="003E6658">
        <w:t>son</w:t>
      </w:r>
      <w:r>
        <w:t xml:space="preserve"> travail</w:t>
      </w:r>
      <w:bookmarkEnd w:id="26"/>
    </w:p>
    <w:p w:rsidR="00741F15" w:rsidP="007F0201" w:rsidRDefault="007F0201" w14:paraId="6F33F680" w14:textId="14C426B7">
      <w:pPr>
        <w:jc w:val="center"/>
      </w:pPr>
      <w:r>
        <w:rPr>
          <w:noProof/>
        </w:rPr>
        <w:drawing>
          <wp:inline distT="0" distB="0" distL="0" distR="0" wp14:anchorId="16BEEC93" wp14:editId="7354759A">
            <wp:extent cx="3448200" cy="4152900"/>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54733" cy="4160768"/>
                    </a:xfrm>
                    <a:prstGeom prst="rect">
                      <a:avLst/>
                    </a:prstGeom>
                  </pic:spPr>
                </pic:pic>
              </a:graphicData>
            </a:graphic>
          </wp:inline>
        </w:drawing>
      </w:r>
    </w:p>
    <w:p w:rsidR="00567A29" w:rsidP="007F0201" w:rsidRDefault="00645385" w14:paraId="440DF0A8" w14:textId="22B8A75B">
      <w:pPr>
        <w:jc w:val="center"/>
        <w:rPr>
          <w:rStyle w:val="Hyperlink"/>
        </w:rPr>
      </w:pPr>
      <w:r>
        <w:t>Ad</w:t>
      </w:r>
      <w:r w:rsidRPr="00605F6B">
        <w:t>aptation</w:t>
      </w:r>
      <w:r w:rsidRPr="00605F6B" w:rsidR="00047264">
        <w:t xml:space="preserve"> par Amélie Cambron-Prémont et Samantha Bissonnette </w:t>
      </w:r>
      <w:r w:rsidR="00047264">
        <w:t xml:space="preserve">du </w:t>
      </w:r>
      <w:r w:rsidRPr="00605F6B" w:rsidR="00047264">
        <w:t xml:space="preserve">Service du développement pédagogique et de la réussite d’un outil créé par le </w:t>
      </w:r>
      <w:r w:rsidRPr="00605F6B" w:rsidR="00047264">
        <w:br/>
      </w:r>
      <w:r w:rsidRPr="00605F6B" w:rsidR="00047264">
        <w:t>Service de développement pédagogique, des programmes et de la recherche du Cégep Marie-Victorin, 2017</w:t>
      </w:r>
      <w:r w:rsidR="00047264">
        <w:t xml:space="preserve"> ( </w:t>
      </w:r>
      <w:hyperlink w:history="1" r:id="rId21">
        <w:r w:rsidR="005D485D">
          <w:rPr>
            <w:rStyle w:val="Hyperlink"/>
          </w:rPr>
          <w:t>Intégrit</w:t>
        </w:r>
        <w:r w:rsidR="00CD4148">
          <w:rPr>
            <w:rStyle w:val="Hyperlink"/>
          </w:rPr>
          <w:t>é intellectu</w:t>
        </w:r>
        <w:r w:rsidR="007F4BD3">
          <w:rPr>
            <w:rStyle w:val="Hyperlink"/>
          </w:rPr>
          <w:t>e</w:t>
        </w:r>
        <w:r w:rsidR="00CD4148">
          <w:rPr>
            <w:rStyle w:val="Hyperlink"/>
          </w:rPr>
          <w:t xml:space="preserve">lle.pdf </w:t>
        </w:r>
      </w:hyperlink>
      <w:r w:rsidR="00047264">
        <w:rPr>
          <w:rStyle w:val="Hyperlink"/>
        </w:rPr>
        <w:t>)</w:t>
      </w:r>
    </w:p>
    <w:p w:rsidR="4A3ACDFF" w:rsidP="00741F15" w:rsidRDefault="00447940" w14:paraId="437FFA7B" w14:textId="7AD94FAA">
      <w:pPr>
        <w:pStyle w:val="Heading1"/>
      </w:pPr>
      <w:bookmarkStart w:name="_Toc51571361" w:id="27"/>
      <w:bookmarkStart w:name="_Toc51582393" w:id="28"/>
      <w:bookmarkStart w:name="_Toc111639098" w:id="29"/>
      <w:r>
        <w:t>Aide pédagogique individuelle</w:t>
      </w:r>
      <w:bookmarkEnd w:id="27"/>
      <w:bookmarkEnd w:id="28"/>
      <w:bookmarkEnd w:id="29"/>
      <w:r>
        <w:t xml:space="preserve"> </w:t>
      </w:r>
    </w:p>
    <w:p w:rsidR="4A3ACDFF" w:rsidP="3F80F230" w:rsidRDefault="00612A8F" w14:paraId="42196990" w14:textId="2CF04825">
      <w:hyperlink r:id="rId22">
        <w:r w:rsidRPr="2E4B550E" w:rsidR="4A3ACDFF">
          <w:rPr>
            <w:rStyle w:val="Hyperlink"/>
            <w:rFonts w:ascii="Calibri" w:hAnsi="Calibri" w:eastAsia="Calibri" w:cs="Calibri"/>
            <w:color w:val="EE7B08"/>
            <w:sz w:val="22"/>
            <w:szCs w:val="22"/>
          </w:rPr>
          <w:t>L’aide pédagogique individuelle</w:t>
        </w:r>
      </w:hyperlink>
      <w:r w:rsidR="00FC5FDD">
        <w:rPr>
          <w:rStyle w:val="Hyperlink"/>
          <w:rFonts w:ascii="Calibri" w:hAnsi="Calibri" w:eastAsia="Calibri" w:cs="Calibri"/>
          <w:color w:val="EE7B08"/>
          <w:sz w:val="22"/>
          <w:szCs w:val="22"/>
        </w:rPr>
        <w:t xml:space="preserve"> (API)</w:t>
      </w:r>
      <w:r w:rsidRPr="2E4B550E" w:rsidR="4A3ACDFF">
        <w:rPr>
          <w:rFonts w:ascii="Calibri" w:hAnsi="Calibri" w:eastAsia="Calibri" w:cs="Calibri"/>
          <w:sz w:val="22"/>
          <w:szCs w:val="22"/>
        </w:rPr>
        <w:t xml:space="preserve"> veille sur </w:t>
      </w:r>
      <w:r w:rsidRPr="2E4B550E" w:rsidR="43EEA736">
        <w:rPr>
          <w:rFonts w:ascii="Calibri" w:hAnsi="Calibri" w:eastAsia="Calibri" w:cs="Calibri"/>
          <w:sz w:val="22"/>
          <w:szCs w:val="22"/>
        </w:rPr>
        <w:t xml:space="preserve">le </w:t>
      </w:r>
      <w:r w:rsidRPr="2E4B550E" w:rsidR="4A3ACDFF">
        <w:rPr>
          <w:rFonts w:ascii="Calibri" w:hAnsi="Calibri" w:eastAsia="Calibri" w:cs="Calibri"/>
          <w:sz w:val="22"/>
          <w:szCs w:val="22"/>
        </w:rPr>
        <w:t>cheminement scolaire</w:t>
      </w:r>
      <w:r w:rsidRPr="2E4B550E" w:rsidR="667ABBCE">
        <w:rPr>
          <w:rFonts w:ascii="Calibri" w:hAnsi="Calibri" w:eastAsia="Calibri" w:cs="Calibri"/>
          <w:sz w:val="22"/>
          <w:szCs w:val="22"/>
        </w:rPr>
        <w:t xml:space="preserve"> des étudiants</w:t>
      </w:r>
      <w:r w:rsidRPr="2E4B550E" w:rsidR="4A3ACDFF">
        <w:rPr>
          <w:rFonts w:ascii="Calibri" w:hAnsi="Calibri" w:eastAsia="Calibri" w:cs="Calibri"/>
          <w:sz w:val="22"/>
          <w:szCs w:val="22"/>
        </w:rPr>
        <w:t xml:space="preserve">. </w:t>
      </w:r>
    </w:p>
    <w:p w:rsidR="4A3ACDFF" w:rsidP="3F80F230" w:rsidRDefault="73509308" w14:paraId="6FF159E2" w14:textId="60E853E6">
      <w:r w:rsidRPr="07A29E01">
        <w:rPr>
          <w:rFonts w:ascii="Calibri" w:hAnsi="Calibri" w:eastAsia="Calibri" w:cs="Calibri"/>
          <w:sz w:val="22"/>
          <w:szCs w:val="22"/>
        </w:rPr>
        <w:t xml:space="preserve">L’API peut répondre à </w:t>
      </w:r>
      <w:r w:rsidRPr="07A29E01" w:rsidR="7F17C6F7">
        <w:rPr>
          <w:rFonts w:ascii="Calibri" w:hAnsi="Calibri" w:eastAsia="Calibri" w:cs="Calibri"/>
          <w:sz w:val="22"/>
          <w:szCs w:val="22"/>
        </w:rPr>
        <w:t xml:space="preserve">vos </w:t>
      </w:r>
      <w:r w:rsidRPr="07A29E01">
        <w:rPr>
          <w:rFonts w:ascii="Calibri" w:hAnsi="Calibri" w:eastAsia="Calibri" w:cs="Calibri"/>
          <w:sz w:val="22"/>
          <w:szCs w:val="22"/>
        </w:rPr>
        <w:t xml:space="preserve">questions </w:t>
      </w:r>
      <w:r w:rsidRPr="07A29E01" w:rsidR="7F1B9890">
        <w:rPr>
          <w:rFonts w:ascii="Calibri" w:hAnsi="Calibri" w:eastAsia="Calibri" w:cs="Calibri"/>
          <w:sz w:val="22"/>
          <w:szCs w:val="22"/>
        </w:rPr>
        <w:t>concernant</w:t>
      </w:r>
      <w:r w:rsidRPr="07A29E01">
        <w:rPr>
          <w:rFonts w:ascii="Calibri" w:hAnsi="Calibri" w:eastAsia="Calibri" w:cs="Calibri"/>
          <w:sz w:val="22"/>
          <w:szCs w:val="22"/>
        </w:rPr>
        <w:t>:</w:t>
      </w:r>
    </w:p>
    <w:p w:rsidR="4A3ACDFF" w:rsidP="00C132F4" w:rsidRDefault="4A3ACDFF" w14:paraId="147BCFC3" w14:textId="09F11F55">
      <w:pPr>
        <w:pStyle w:val="ListParagraph"/>
        <w:numPr>
          <w:ilvl w:val="0"/>
          <w:numId w:val="47"/>
        </w:numPr>
        <w:rPr>
          <w:sz w:val="22"/>
          <w:szCs w:val="22"/>
        </w:rPr>
      </w:pPr>
      <w:r w:rsidRPr="3F80F230">
        <w:rPr>
          <w:rFonts w:ascii="Calibri" w:hAnsi="Calibri" w:eastAsia="Calibri" w:cs="Calibri"/>
          <w:sz w:val="22"/>
          <w:szCs w:val="22"/>
        </w:rPr>
        <w:t>La grille de cours afin de mieux équilibrer ton cheminement</w:t>
      </w:r>
    </w:p>
    <w:p w:rsidR="4A3ACDFF" w:rsidP="00C132F4" w:rsidRDefault="4A3ACDFF" w14:paraId="64F638BC" w14:textId="05375BD8">
      <w:pPr>
        <w:pStyle w:val="ListParagraph"/>
        <w:numPr>
          <w:ilvl w:val="0"/>
          <w:numId w:val="47"/>
        </w:numPr>
        <w:rPr>
          <w:sz w:val="22"/>
          <w:szCs w:val="22"/>
        </w:rPr>
      </w:pPr>
      <w:r w:rsidRPr="3F80F230">
        <w:rPr>
          <w:rFonts w:ascii="Calibri" w:hAnsi="Calibri" w:eastAsia="Calibri" w:cs="Calibri"/>
          <w:sz w:val="22"/>
          <w:szCs w:val="22"/>
        </w:rPr>
        <w:t>La prolongation de ton cheminement scolaire</w:t>
      </w:r>
    </w:p>
    <w:p w:rsidR="4A3ACDFF" w:rsidP="00C132F4" w:rsidRDefault="4A3ACDFF" w14:paraId="110EEFF7" w14:textId="01D49410">
      <w:pPr>
        <w:pStyle w:val="ListParagraph"/>
        <w:numPr>
          <w:ilvl w:val="0"/>
          <w:numId w:val="47"/>
        </w:numPr>
        <w:rPr>
          <w:sz w:val="22"/>
          <w:szCs w:val="22"/>
        </w:rPr>
      </w:pPr>
      <w:r w:rsidRPr="3F80F230">
        <w:rPr>
          <w:rFonts w:ascii="Calibri" w:hAnsi="Calibri" w:eastAsia="Calibri" w:cs="Calibri"/>
          <w:sz w:val="22"/>
          <w:szCs w:val="22"/>
        </w:rPr>
        <w:t>Les échecs</w:t>
      </w:r>
    </w:p>
    <w:p w:rsidR="4A3ACDFF" w:rsidP="00C132F4" w:rsidRDefault="4A3ACDFF" w14:paraId="5C2B6EB6" w14:textId="683981F5">
      <w:pPr>
        <w:pStyle w:val="ListParagraph"/>
        <w:numPr>
          <w:ilvl w:val="0"/>
          <w:numId w:val="47"/>
        </w:numPr>
        <w:rPr>
          <w:sz w:val="22"/>
          <w:szCs w:val="22"/>
        </w:rPr>
      </w:pPr>
      <w:r w:rsidRPr="3F80F230">
        <w:rPr>
          <w:rFonts w:ascii="Calibri" w:hAnsi="Calibri" w:eastAsia="Calibri" w:cs="Calibri"/>
          <w:sz w:val="22"/>
          <w:szCs w:val="22"/>
        </w:rPr>
        <w:t>Les abandons</w:t>
      </w:r>
    </w:p>
    <w:p w:rsidR="4A3ACDFF" w:rsidP="00C132F4" w:rsidRDefault="4A3ACDFF" w14:paraId="65883207" w14:textId="4C1598B5">
      <w:pPr>
        <w:pStyle w:val="ListParagraph"/>
        <w:numPr>
          <w:ilvl w:val="0"/>
          <w:numId w:val="47"/>
        </w:numPr>
        <w:rPr>
          <w:sz w:val="22"/>
          <w:szCs w:val="22"/>
        </w:rPr>
      </w:pPr>
      <w:r w:rsidRPr="3F80F230">
        <w:rPr>
          <w:rFonts w:ascii="Calibri" w:hAnsi="Calibri" w:eastAsia="Calibri" w:cs="Calibri"/>
          <w:sz w:val="22"/>
          <w:szCs w:val="22"/>
        </w:rPr>
        <w:t>Les changements de programmes</w:t>
      </w:r>
    </w:p>
    <w:p w:rsidR="4A3ACDFF" w:rsidP="3F80F230" w:rsidRDefault="00BC5AF8" w14:paraId="212DE51C" w14:textId="1938F47B">
      <w:pPr>
        <w:rPr>
          <w:rFonts w:ascii="Calibri" w:hAnsi="Calibri" w:eastAsia="Calibri" w:cs="Calibri"/>
          <w:sz w:val="21"/>
          <w:szCs w:val="21"/>
        </w:rPr>
      </w:pPr>
      <w:r w:rsidRPr="01DC7FA2">
        <w:rPr>
          <w:rFonts w:ascii="Calibri" w:hAnsi="Calibri" w:eastAsia="Calibri" w:cs="Calibri"/>
          <w:sz w:val="22"/>
          <w:szCs w:val="22"/>
        </w:rPr>
        <w:t>Vous pouvez</w:t>
      </w:r>
      <w:r w:rsidRPr="01DC7FA2" w:rsidR="4A3ACDFF">
        <w:rPr>
          <w:rFonts w:ascii="Calibri" w:hAnsi="Calibri" w:eastAsia="Calibri" w:cs="Calibri"/>
          <w:sz w:val="22"/>
          <w:szCs w:val="22"/>
        </w:rPr>
        <w:t xml:space="preserve"> contacter </w:t>
      </w:r>
      <w:r w:rsidRPr="01DC7FA2">
        <w:rPr>
          <w:rFonts w:ascii="Calibri" w:hAnsi="Calibri" w:eastAsia="Calibri" w:cs="Calibri"/>
          <w:sz w:val="22"/>
          <w:szCs w:val="22"/>
        </w:rPr>
        <w:t>votre</w:t>
      </w:r>
      <w:r w:rsidRPr="01DC7FA2" w:rsidR="4A3ACDFF">
        <w:rPr>
          <w:rFonts w:ascii="Calibri" w:hAnsi="Calibri" w:eastAsia="Calibri" w:cs="Calibri"/>
          <w:sz w:val="22"/>
          <w:szCs w:val="22"/>
        </w:rPr>
        <w:t xml:space="preserve"> API </w:t>
      </w:r>
      <w:r w:rsidRPr="01DC7FA2">
        <w:rPr>
          <w:rFonts w:ascii="Calibri" w:hAnsi="Calibri" w:eastAsia="Calibri" w:cs="Calibri"/>
          <w:sz w:val="22"/>
          <w:szCs w:val="22"/>
        </w:rPr>
        <w:t>à</w:t>
      </w:r>
      <w:r w:rsidRPr="01DC7FA2" w:rsidR="4A3ACDFF">
        <w:rPr>
          <w:rFonts w:ascii="Calibri" w:hAnsi="Calibri" w:eastAsia="Calibri" w:cs="Calibri"/>
          <w:sz w:val="22"/>
          <w:szCs w:val="22"/>
        </w:rPr>
        <w:t xml:space="preserve"> l’adresse suivantes : </w:t>
      </w:r>
      <w:hyperlink r:id="rId23">
        <w:r w:rsidRPr="01DC7FA2" w:rsidR="4A3ACDFF">
          <w:rPr>
            <w:rStyle w:val="Hyperlink"/>
            <w:rFonts w:ascii="Calibri" w:hAnsi="Calibri" w:eastAsia="Calibri" w:cs="Calibri"/>
            <w:sz w:val="21"/>
            <w:szCs w:val="21"/>
          </w:rPr>
          <w:t>registrariat@cmontmorency.qc.ca</w:t>
        </w:r>
      </w:hyperlink>
    </w:p>
    <w:p w:rsidR="58E33EE4" w:rsidP="01DC7FA2" w:rsidRDefault="58E33EE4" w14:paraId="3DE9E6FC" w14:textId="10D00FA5">
      <w:pPr>
        <w:pStyle w:val="Heading1"/>
        <w:rPr>
          <w:rFonts w:ascii="Calibri" w:hAnsi="Calibri" w:eastAsia="Calibri" w:cs="Calibri"/>
          <w:sz w:val="21"/>
          <w:szCs w:val="21"/>
        </w:rPr>
      </w:pPr>
      <w:bookmarkStart w:name="_Toc111639099" w:id="30"/>
      <w:r>
        <w:t>Se connecter</w:t>
      </w:r>
      <w:bookmarkEnd w:id="30"/>
    </w:p>
    <w:p w:rsidR="58E33EE4" w:rsidP="01DC7FA2" w:rsidRDefault="58E33EE4" w14:paraId="44C70A32" w14:textId="046E1FA7">
      <w:pPr>
        <w:rPr>
          <w:rFonts w:ascii="Calibri" w:hAnsi="Calibri" w:eastAsia="Calibri" w:cs="Calibri"/>
          <w:sz w:val="21"/>
          <w:szCs w:val="21"/>
        </w:rPr>
      </w:pPr>
      <w:r w:rsidRPr="01DC7FA2">
        <w:rPr>
          <w:rFonts w:ascii="Calibri" w:hAnsi="Calibri" w:eastAsia="Calibri" w:cs="Calibri"/>
          <w:sz w:val="21"/>
          <w:szCs w:val="21"/>
        </w:rPr>
        <w:t xml:space="preserve">Se connecter à COL.NET : </w:t>
      </w:r>
      <w:hyperlink r:id="rId24">
        <w:r w:rsidRPr="01DC7FA2">
          <w:rPr>
            <w:rStyle w:val="Hyperlink"/>
            <w:rFonts w:ascii="Calibri" w:hAnsi="Calibri" w:eastAsia="Calibri" w:cs="Calibri"/>
            <w:sz w:val="21"/>
            <w:szCs w:val="21"/>
          </w:rPr>
          <w:t>Se connecter | Collège Montmorency</w:t>
        </w:r>
      </w:hyperlink>
    </w:p>
    <w:p w:rsidR="58E33EE4" w:rsidP="01DC7FA2" w:rsidRDefault="58E33EE4" w14:paraId="4B7A78B7" w14:textId="2C545BB4">
      <w:pPr>
        <w:rPr>
          <w:rFonts w:ascii="Calibri" w:hAnsi="Calibri" w:eastAsia="Calibri" w:cs="Calibri"/>
          <w:sz w:val="21"/>
          <w:szCs w:val="21"/>
        </w:rPr>
      </w:pPr>
      <w:r w:rsidRPr="01DC7FA2">
        <w:rPr>
          <w:rFonts w:ascii="Calibri" w:hAnsi="Calibri" w:eastAsia="Calibri" w:cs="Calibri"/>
          <w:sz w:val="21"/>
          <w:szCs w:val="21"/>
        </w:rPr>
        <w:t>Se connecter aux ressources informatiques (Office 365, Teams, courriel, réseau sans-fil, impressions, application</w:t>
      </w:r>
      <w:r w:rsidRPr="01DC7FA2" w:rsidR="5C0F6D89">
        <w:rPr>
          <w:rFonts w:ascii="Calibri" w:hAnsi="Calibri" w:eastAsia="Calibri" w:cs="Calibri"/>
          <w:sz w:val="21"/>
          <w:szCs w:val="21"/>
        </w:rPr>
        <w:t xml:space="preserve">, etc) : </w:t>
      </w:r>
      <w:hyperlink r:id="rId25">
        <w:r w:rsidRPr="01DC7FA2" w:rsidR="5C0F6D89">
          <w:rPr>
            <w:rStyle w:val="Hyperlink"/>
            <w:rFonts w:ascii="Calibri" w:hAnsi="Calibri" w:eastAsia="Calibri" w:cs="Calibri"/>
            <w:sz w:val="21"/>
            <w:szCs w:val="21"/>
          </w:rPr>
          <w:t>CCTI - La rentrée</w:t>
        </w:r>
      </w:hyperlink>
    </w:p>
    <w:p w:rsidRPr="00CB29DA" w:rsidR="4BD8E371" w:rsidP="00741F15" w:rsidRDefault="00447940" w14:paraId="752CB9D7" w14:textId="6F826247">
      <w:pPr>
        <w:pStyle w:val="Heading1"/>
      </w:pPr>
      <w:bookmarkStart w:name="_Toc51571364" w:id="31"/>
      <w:bookmarkStart w:name="_Toc51582396" w:id="32"/>
      <w:bookmarkStart w:name="_Toc111639100" w:id="33"/>
      <w:r>
        <w:t>Teams</w:t>
      </w:r>
      <w:bookmarkEnd w:id="31"/>
      <w:bookmarkEnd w:id="32"/>
      <w:bookmarkEnd w:id="33"/>
    </w:p>
    <w:p w:rsidR="4BD8E371" w:rsidP="68ED8F6C" w:rsidRDefault="6C5C89E6" w14:paraId="2362948D" w14:textId="4299F080">
      <w:r w:rsidRPr="65F04A81">
        <w:t xml:space="preserve">Le département de techniques d’intégration multimédia utilise l’outil </w:t>
      </w:r>
      <w:r w:rsidRPr="65F04A81" w:rsidR="4CD72701">
        <w:t>Teams</w:t>
      </w:r>
      <w:r w:rsidRPr="65F04A81">
        <w:t xml:space="preserve"> pour assurer les communications en ligne</w:t>
      </w:r>
      <w:r w:rsidRPr="65F04A81" w:rsidR="57D0C928">
        <w:t>, le partage de documents, le suivi de cours en ligne, etc</w:t>
      </w:r>
      <w:r w:rsidRPr="65F04A81">
        <w:t xml:space="preserve">. Cet outil </w:t>
      </w:r>
      <w:r w:rsidRPr="65F04A81" w:rsidR="00F298EE">
        <w:t xml:space="preserve">est donc indispensable à la poursuite de vos apprentissages tout au long de votre parcours. </w:t>
      </w:r>
      <w:r w:rsidRPr="65F04A81" w:rsidR="4CD72701">
        <w:t>Teams</w:t>
      </w:r>
      <w:r w:rsidRPr="65F04A81" w:rsidR="00F298EE">
        <w:t xml:space="preserve"> est</w:t>
      </w:r>
      <w:r w:rsidRPr="65F04A81">
        <w:t xml:space="preserve"> disponible en version mobile</w:t>
      </w:r>
      <w:r w:rsidRPr="65F04A81" w:rsidR="2FE2D6B8">
        <w:t>, en application et directement sur le Web</w:t>
      </w:r>
      <w:r w:rsidRPr="65F04A81" w:rsidR="013A06F7">
        <w:t>.</w:t>
      </w:r>
      <w:r w:rsidRPr="65F04A81" w:rsidR="7A400549">
        <w:t xml:space="preserve"> </w:t>
      </w:r>
      <w:r w:rsidRPr="65F04A81" w:rsidR="616800E7">
        <w:t>Ainsi, t</w:t>
      </w:r>
      <w:r w:rsidRPr="65F04A81" w:rsidR="2E84D8A6">
        <w:t xml:space="preserve">outes les communications </w:t>
      </w:r>
      <w:r w:rsidRPr="65F04A81" w:rsidR="5F20D993">
        <w:t xml:space="preserve">du département </w:t>
      </w:r>
      <w:r w:rsidRPr="65F04A81" w:rsidR="2E84D8A6">
        <w:t xml:space="preserve">doivent être faîtes via </w:t>
      </w:r>
      <w:r w:rsidRPr="65F04A81" w:rsidR="4CD72701">
        <w:t>Teams</w:t>
      </w:r>
      <w:r w:rsidRPr="65F04A81" w:rsidR="2E84D8A6">
        <w:t>, plutôt que via Col.net</w:t>
      </w:r>
      <w:r w:rsidRPr="65F04A81" w:rsidR="62BA9695">
        <w:t>.</w:t>
      </w:r>
      <w:r w:rsidRPr="65F04A81" w:rsidR="2E84D8A6">
        <w:t xml:space="preserve"> </w:t>
      </w:r>
    </w:p>
    <w:p w:rsidR="537A9CAD" w:rsidP="00741F15" w:rsidRDefault="00447940" w14:paraId="4CD038C7" w14:textId="18FF734F">
      <w:pPr>
        <w:pStyle w:val="Heading2"/>
      </w:pPr>
      <w:bookmarkStart w:name="_Toc51571365" w:id="34"/>
      <w:bookmarkStart w:name="_Toc51582397" w:id="35"/>
      <w:bookmarkStart w:name="_Toc111639101" w:id="36"/>
      <w:r>
        <w:t>Rejoindre une équipe Teams</w:t>
      </w:r>
      <w:bookmarkEnd w:id="34"/>
      <w:bookmarkEnd w:id="35"/>
      <w:bookmarkEnd w:id="36"/>
    </w:p>
    <w:p w:rsidR="00225C90" w:rsidP="68ED8F6C" w:rsidRDefault="2FC53CA1" w14:paraId="07D3C3B9" w14:textId="51FFFCB9">
      <w:r>
        <w:t>Teams</w:t>
      </w:r>
      <w:r w:rsidR="45750905">
        <w:t xml:space="preserve"> est accessible à partir du site Web </w:t>
      </w:r>
      <w:hyperlink r:id="rId26">
        <w:r w:rsidRPr="65F04A81">
          <w:rPr>
            <w:rStyle w:val="Hyperlink"/>
          </w:rPr>
          <w:t>Teams</w:t>
        </w:r>
        <w:r w:rsidRPr="65F04A81" w:rsidR="45750905">
          <w:rPr>
            <w:rStyle w:val="Hyperlink"/>
          </w:rPr>
          <w:t>.microsoft.com</w:t>
        </w:r>
      </w:hyperlink>
      <w:r w:rsidR="45750905">
        <w:t xml:space="preserve"> ou dans l’application </w:t>
      </w:r>
      <w:r>
        <w:t>Teams</w:t>
      </w:r>
      <w:r w:rsidR="45750905">
        <w:t xml:space="preserve"> pour ordinateur ou téléphone intelligent.</w:t>
      </w:r>
      <w:r w:rsidR="5D7E6074">
        <w:t xml:space="preserve"> </w:t>
      </w:r>
      <w:r w:rsidR="3611444D">
        <w:t>Nous vous suggérons très fortement d’utiliser l’application Teams pour ordinateur.</w:t>
      </w:r>
    </w:p>
    <w:p w:rsidRPr="00F15A87" w:rsidR="00225C90" w:rsidP="00225C90" w:rsidRDefault="00225C90" w14:paraId="710B8834" w14:textId="77777777">
      <w:pPr>
        <w:rPr>
          <w:rFonts w:ascii="Helvetica" w:hAnsi="Helvetica"/>
          <w:b/>
          <w:bCs/>
          <w:sz w:val="18"/>
          <w:szCs w:val="18"/>
        </w:rPr>
      </w:pPr>
      <w:r>
        <w:t xml:space="preserve">Pour s’identifier : </w:t>
      </w:r>
    </w:p>
    <w:p w:rsidRPr="00F15A87" w:rsidR="00225C90" w:rsidP="00C132F4" w:rsidRDefault="729A5496" w14:paraId="265342BF" w14:textId="75601780">
      <w:pPr>
        <w:pStyle w:val="ListParagraph"/>
        <w:numPr>
          <w:ilvl w:val="0"/>
          <w:numId w:val="45"/>
        </w:numPr>
      </w:pPr>
      <w:r w:rsidRPr="482FF37E">
        <w:t>Adresse de connexion</w:t>
      </w:r>
      <w:r w:rsidR="00225C90">
        <w:t xml:space="preserve"> </w:t>
      </w:r>
      <w:r w:rsidR="237026DC">
        <w:t>:</w:t>
      </w:r>
    </w:p>
    <w:p w:rsidR="4E8F31AA" w:rsidP="00C132F4" w:rsidRDefault="4E8F31AA" w14:paraId="43CE2295" w14:textId="27003B13">
      <w:pPr>
        <w:pStyle w:val="ListParagraph"/>
        <w:numPr>
          <w:ilvl w:val="1"/>
          <w:numId w:val="45"/>
        </w:numPr>
      </w:pPr>
      <w:r>
        <w:t>Numéro</w:t>
      </w:r>
      <w:r w:rsidR="00225C90">
        <w:t xml:space="preserve"> de DA (7 dernier</w:t>
      </w:r>
      <w:r w:rsidR="036E73CF">
        <w:t xml:space="preserve">s </w:t>
      </w:r>
      <w:r w:rsidR="00225C90">
        <w:t xml:space="preserve">chiffres) @cmontmorency.qc.ca  </w:t>
      </w:r>
    </w:p>
    <w:p w:rsidR="4901DA0F" w:rsidP="482FF37E" w:rsidRDefault="5EEAE9AC" w14:paraId="3E084C5B" w14:textId="3760AC1E">
      <w:pPr>
        <w:ind w:left="720"/>
      </w:pPr>
      <w:r>
        <w:t>L</w:t>
      </w:r>
      <w:r w:rsidR="4201A3BD">
        <w:t>e numéro de DA est indiqué sur votre horaire de cours</w:t>
      </w:r>
      <w:r w:rsidR="36156102">
        <w:t>. Vous pouvez télécharger votre horaire sur col.net</w:t>
      </w:r>
      <w:r w:rsidR="43B693FC">
        <w:t xml:space="preserve">. </w:t>
      </w:r>
      <w:r w:rsidR="2C097F02">
        <w:t xml:space="preserve">Le tout devrait ressembler à </w:t>
      </w:r>
      <w:r w:rsidR="26539198">
        <w:t xml:space="preserve">l’adresse suivante : </w:t>
      </w:r>
      <w:r w:rsidR="2C097F02">
        <w:t xml:space="preserve"> </w:t>
      </w:r>
      <w:hyperlink r:id="rId27">
        <w:r w:rsidRPr="76605C45" w:rsidR="2C097F02">
          <w:rPr>
            <w:rStyle w:val="Hyperlink"/>
            <w:rFonts w:ascii="Helvetica Neue" w:hAnsi="Helvetica Neue" w:eastAsia="Helvetica Neue" w:cs="Helvetica Neue"/>
            <w:b/>
            <w:bCs/>
            <w:sz w:val="18"/>
            <w:szCs w:val="18"/>
          </w:rPr>
          <w:t>1892544@</w:t>
        </w:r>
        <w:r w:rsidRPr="76605C45" w:rsidR="2C097F02">
          <w:rPr>
            <w:rStyle w:val="Hyperlink"/>
            <w:rFonts w:ascii="Helvetica Neue" w:hAnsi="Helvetica Neue" w:eastAsia="Helvetica Neue" w:cs="Helvetica Neue"/>
            <w:sz w:val="18"/>
            <w:szCs w:val="18"/>
          </w:rPr>
          <w:t>cmontmorency.qc.ca</w:t>
        </w:r>
      </w:hyperlink>
    </w:p>
    <w:p w:rsidRPr="00225C90" w:rsidR="00225C90" w:rsidP="00C132F4" w:rsidRDefault="00225C90" w14:paraId="68A906B6" w14:textId="78F0E238">
      <w:pPr>
        <w:pStyle w:val="ListParagraph"/>
        <w:numPr>
          <w:ilvl w:val="0"/>
          <w:numId w:val="45"/>
        </w:numPr>
      </w:pPr>
      <w:r>
        <w:t>Mot de passe</w:t>
      </w:r>
      <w:r w:rsidR="2C5FA1E9">
        <w:t xml:space="preserve"> :</w:t>
      </w:r>
    </w:p>
    <w:p w:rsidRPr="00225C90" w:rsidR="00225C90" w:rsidP="00C132F4" w:rsidRDefault="16397234" w14:paraId="13850488" w14:textId="4C437F24">
      <w:pPr>
        <w:pStyle w:val="ListParagraph"/>
        <w:numPr>
          <w:ilvl w:val="1"/>
          <w:numId w:val="45"/>
        </w:numPr>
        <w:rPr>
          <w:sz w:val="22"/>
          <w:szCs w:val="22"/>
        </w:rPr>
      </w:pPr>
      <w:r w:rsidRPr="0BEEA94B">
        <w:rPr>
          <w:color w:val="000000" w:themeColor="text1"/>
          <w:sz w:val="22"/>
          <w:szCs w:val="22"/>
        </w:rPr>
        <w:t xml:space="preserve">Le mot de passe est </w:t>
      </w:r>
      <w:r w:rsidRPr="0BEEA94B" w:rsidR="0BEB360A">
        <w:rPr>
          <w:color w:val="000000" w:themeColor="text1"/>
          <w:sz w:val="22"/>
          <w:szCs w:val="22"/>
        </w:rPr>
        <w:t>sur votre horaire de cours</w:t>
      </w:r>
      <w:r w:rsidRPr="0BEEA94B" w:rsidR="4EC9BFEE">
        <w:rPr>
          <w:color w:val="000000" w:themeColor="text1"/>
          <w:sz w:val="22"/>
          <w:szCs w:val="22"/>
        </w:rPr>
        <w:t xml:space="preserve"> </w:t>
      </w:r>
      <w:r w:rsidRPr="0BEEA94B" w:rsidR="1A8B3876">
        <w:rPr>
          <w:sz w:val="22"/>
          <w:szCs w:val="22"/>
        </w:rPr>
        <w:t>(</w:t>
      </w:r>
      <w:r w:rsidRPr="0BEEA94B" w:rsidR="5C357CA3">
        <w:rPr>
          <w:sz w:val="22"/>
          <w:szCs w:val="22"/>
        </w:rPr>
        <w:t>le même que le Wi-Fi</w:t>
      </w:r>
      <w:r w:rsidRPr="0BEEA94B" w:rsidR="1A8B3876">
        <w:rPr>
          <w:sz w:val="22"/>
          <w:szCs w:val="22"/>
        </w:rPr>
        <w:t>)</w:t>
      </w:r>
      <w:r w:rsidRPr="0BEEA94B" w:rsidR="3052F88C">
        <w:rPr>
          <w:sz w:val="22"/>
          <w:szCs w:val="22"/>
        </w:rPr>
        <w:t>.</w:t>
      </w:r>
    </w:p>
    <w:p w:rsidR="5CBFDD82" w:rsidP="482FF37E" w:rsidRDefault="47BC1097" w14:paraId="6A1E804D" w14:textId="5B0E0AB5">
      <w:r>
        <w:t>Si vous avez des problème</w:t>
      </w:r>
      <w:r w:rsidR="4F0A9B52">
        <w:t>s</w:t>
      </w:r>
      <w:r>
        <w:t xml:space="preserve"> de connexion consultez </w:t>
      </w:r>
      <w:hyperlink r:id="rId28">
        <w:r w:rsidRPr="0BEEA94B">
          <w:rPr>
            <w:rStyle w:val="Hyperlink"/>
          </w:rPr>
          <w:t>le lien vidéo suivant</w:t>
        </w:r>
      </w:hyperlink>
      <w:r>
        <w:t>.</w:t>
      </w:r>
    </w:p>
    <w:p w:rsidR="45750905" w:rsidP="68ED8F6C" w:rsidRDefault="5D7E6074" w14:paraId="665F51F7" w14:textId="58ECE7CA">
      <w:pPr>
        <w:rPr>
          <w:rFonts w:ascii="Segoe UI" w:hAnsi="Segoe UI" w:eastAsia="Segoe UI" w:cs="Segoe UI"/>
          <w:sz w:val="21"/>
          <w:szCs w:val="21"/>
        </w:rPr>
      </w:pPr>
      <w:r>
        <w:t xml:space="preserve">Lorsque vous êtes dans </w:t>
      </w:r>
      <w:r w:rsidR="2FC53CA1">
        <w:t>Teams</w:t>
      </w:r>
      <w:r>
        <w:t xml:space="preserve">, vous devez </w:t>
      </w:r>
      <w:r w:rsidR="7B0E8BE2">
        <w:t>:</w:t>
      </w:r>
    </w:p>
    <w:p w:rsidR="5D1700A7" w:rsidP="00C132F4" w:rsidRDefault="5D1700A7" w14:paraId="636C20E4" w14:textId="671E36DD">
      <w:pPr>
        <w:pStyle w:val="ListParagraph"/>
        <w:numPr>
          <w:ilvl w:val="0"/>
          <w:numId w:val="44"/>
        </w:numPr>
      </w:pPr>
      <w:r>
        <w:t xml:space="preserve">Cliquez sur l’équipe : TIM – Programme TIM. Si </w:t>
      </w:r>
      <w:r w:rsidR="3601ACA0">
        <w:t>cette é</w:t>
      </w:r>
      <w:r>
        <w:t xml:space="preserve">quipe n’est pas disponible </w:t>
      </w:r>
      <w:r w:rsidR="7B978203">
        <w:t>ve</w:t>
      </w:r>
      <w:r w:rsidR="644F7DB4">
        <w:t>u</w:t>
      </w:r>
      <w:r w:rsidR="7B978203">
        <w:t>illez passer à l’étape suivante</w:t>
      </w:r>
      <w:r w:rsidR="152BA430">
        <w:t xml:space="preserve"> : se joindre à une équipe. </w:t>
      </w:r>
    </w:p>
    <w:p w:rsidR="4FB18A22" w:rsidP="7373DF9C" w:rsidRDefault="00D5E2C5" w14:paraId="1C0640B3" w14:textId="2E978072">
      <w:pPr>
        <w:ind w:left="720" w:hanging="360"/>
      </w:pPr>
      <w:r>
        <w:rPr>
          <w:noProof/>
        </w:rPr>
        <w:drawing>
          <wp:inline distT="0" distB="0" distL="0" distR="0" wp14:anchorId="5380DFFA" wp14:editId="27016F5B">
            <wp:extent cx="3962400" cy="2526030"/>
            <wp:effectExtent l="0" t="0" r="0" b="0"/>
            <wp:docPr id="1928517893" name="Picture 1327915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7915041"/>
                    <pic:cNvPicPr/>
                  </pic:nvPicPr>
                  <pic:blipFill>
                    <a:blip r:embed="rId29">
                      <a:extLst>
                        <a:ext uri="{28A0092B-C50C-407E-A947-70E740481C1C}">
                          <a14:useLocalDpi xmlns:a14="http://schemas.microsoft.com/office/drawing/2010/main" val="0"/>
                        </a:ext>
                      </a:extLst>
                    </a:blip>
                    <a:stretch>
                      <a:fillRect/>
                    </a:stretch>
                  </pic:blipFill>
                  <pic:spPr>
                    <a:xfrm>
                      <a:off x="0" y="0"/>
                      <a:ext cx="3962400" cy="2526030"/>
                    </a:xfrm>
                    <a:prstGeom prst="rect">
                      <a:avLst/>
                    </a:prstGeom>
                  </pic:spPr>
                </pic:pic>
              </a:graphicData>
            </a:graphic>
          </wp:inline>
        </w:drawing>
      </w:r>
    </w:p>
    <w:p w:rsidR="7373DF9C" w:rsidP="7373DF9C" w:rsidRDefault="7373DF9C" w14:paraId="3BEB1CC5" w14:textId="73564808"/>
    <w:p w:rsidR="7373DF9C" w:rsidP="7373DF9C" w:rsidRDefault="7373DF9C" w14:paraId="0DC9D96A" w14:textId="65773DB6">
      <w:pPr>
        <w:ind w:firstLine="708"/>
      </w:pPr>
    </w:p>
    <w:p w:rsidR="7373DF9C" w:rsidP="7373DF9C" w:rsidRDefault="7373DF9C" w14:paraId="082C35D4" w14:textId="3F272F5D">
      <w:pPr>
        <w:ind w:left="1080"/>
      </w:pPr>
    </w:p>
    <w:p w:rsidR="7373DF9C" w:rsidP="7373DF9C" w:rsidRDefault="7373DF9C" w14:paraId="3BA1974A" w14:textId="09611528"/>
    <w:p w:rsidR="7E31170F" w:rsidP="00741F15" w:rsidRDefault="00447940" w14:paraId="257C1051" w14:textId="5A7A3D88">
      <w:pPr>
        <w:pStyle w:val="Heading2"/>
      </w:pPr>
      <w:bookmarkStart w:name="_Toc51571366" w:id="37"/>
      <w:bookmarkStart w:name="_Toc51582398" w:id="38"/>
      <w:bookmarkStart w:name="_Toc111639102" w:id="39"/>
      <w:r>
        <w:t>Se joindre à une équipe</w:t>
      </w:r>
      <w:bookmarkEnd w:id="37"/>
      <w:bookmarkEnd w:id="38"/>
      <w:bookmarkEnd w:id="39"/>
    </w:p>
    <w:p w:rsidR="7373DF9C" w:rsidP="7373DF9C" w:rsidRDefault="7373DF9C" w14:paraId="67B1BB9E" w14:textId="75FB9DCB"/>
    <w:p w:rsidR="7E31170F" w:rsidP="00C132F4" w:rsidRDefault="7E31170F" w14:paraId="3D6882D0" w14:textId="1252ECE7">
      <w:pPr>
        <w:pStyle w:val="ListParagraph"/>
        <w:numPr>
          <w:ilvl w:val="0"/>
          <w:numId w:val="44"/>
        </w:numPr>
      </w:pPr>
      <w:r>
        <w:t>Si l’équipe : TIM – Programme TIM n’est pas visible faire les étapes suivantes</w:t>
      </w:r>
    </w:p>
    <w:p w:rsidRPr="00CE5A79" w:rsidR="00CE5A79" w:rsidP="00C132F4" w:rsidRDefault="00CE5A79" w14:paraId="20A4DF0B" w14:textId="77777777">
      <w:pPr>
        <w:pStyle w:val="ListParagraph"/>
        <w:numPr>
          <w:ilvl w:val="0"/>
          <w:numId w:val="44"/>
        </w:numPr>
      </w:pPr>
      <w:r>
        <w:t>Cliquez sur le bouton Équipes sur le côté gauche de l’application</w:t>
      </w:r>
    </w:p>
    <w:p w:rsidR="00CE5A79" w:rsidP="00C132F4" w:rsidRDefault="00CE5A79" w14:paraId="5E9F490A" w14:textId="77777777">
      <w:pPr>
        <w:pStyle w:val="ListParagraph"/>
        <w:numPr>
          <w:ilvl w:val="0"/>
          <w:numId w:val="44"/>
        </w:numPr>
        <w:rPr>
          <w:noProof/>
        </w:rPr>
      </w:pPr>
      <w:r>
        <w:t>Puis cliquez sur « Se joindre ou créer une équipe » dans la liste des équipes</w:t>
      </w:r>
      <w:r w:rsidRPr="00E9553F">
        <w:rPr>
          <w:noProof/>
        </w:rPr>
        <w:t xml:space="preserve"> </w:t>
      </w:r>
    </w:p>
    <w:p w:rsidR="00CE5A79" w:rsidP="65F04A81" w:rsidRDefault="6C2DB2ED" w14:paraId="68F8AECB" w14:textId="213C20BE">
      <w:pPr>
        <w:jc w:val="center"/>
        <w:rPr>
          <w:rFonts w:ascii="Segoe UI" w:hAnsi="Segoe UI" w:eastAsia="Segoe UI" w:cs="Segoe UI"/>
          <w:sz w:val="21"/>
          <w:szCs w:val="21"/>
          <w:highlight w:val="yellow"/>
        </w:rPr>
      </w:pPr>
      <w:r>
        <w:rPr>
          <w:noProof/>
        </w:rPr>
        <w:drawing>
          <wp:inline distT="0" distB="0" distL="0" distR="0" wp14:anchorId="3798B932" wp14:editId="7785C0A0">
            <wp:extent cx="3647504" cy="2223577"/>
            <wp:effectExtent l="0" t="0" r="0" b="0"/>
            <wp:docPr id="39939761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647504" cy="2223577"/>
                    </a:xfrm>
                    <a:prstGeom prst="rect">
                      <a:avLst/>
                    </a:prstGeom>
                  </pic:spPr>
                </pic:pic>
              </a:graphicData>
            </a:graphic>
          </wp:inline>
        </w:drawing>
      </w:r>
    </w:p>
    <w:p w:rsidRPr="00F77F46" w:rsidR="00F77F46" w:rsidP="00F77F46" w:rsidRDefault="00F77F46" w14:paraId="05A6FA00" w14:textId="77777777">
      <w:pPr>
        <w:ind w:left="360"/>
        <w:rPr>
          <w:sz w:val="21"/>
          <w:szCs w:val="21"/>
        </w:rPr>
      </w:pPr>
    </w:p>
    <w:p w:rsidRPr="002B45B5" w:rsidR="002B45B5" w:rsidP="00C132F4" w:rsidRDefault="740501FD" w14:paraId="7EFFA62F" w14:textId="77777777">
      <w:pPr>
        <w:pStyle w:val="ListParagraph"/>
        <w:numPr>
          <w:ilvl w:val="0"/>
          <w:numId w:val="43"/>
        </w:numPr>
      </w:pPr>
      <w:r>
        <w:t xml:space="preserve">Cliquez ensuite sur « Se joindre à une équipe à l’aide d’un code » (la deuxième mosaïque), collez le code dans la zone code de l’entrée, puis cliquez sur rejoindre. </w:t>
      </w:r>
    </w:p>
    <w:p w:rsidRPr="002B45B5" w:rsidR="002B45B5" w:rsidP="00C132F4" w:rsidRDefault="002B45B5" w14:paraId="38C1B08B" w14:textId="5563B875">
      <w:pPr>
        <w:pStyle w:val="ListParagraph"/>
        <w:numPr>
          <w:ilvl w:val="1"/>
          <w:numId w:val="43"/>
        </w:numPr>
      </w:pPr>
      <w:r>
        <w:t>É</w:t>
      </w:r>
      <w:r w:rsidR="00CE5A79">
        <w:t>quipe : TIM – Programme TIM</w:t>
      </w:r>
    </w:p>
    <w:p w:rsidRPr="002B45B5" w:rsidR="00F15A87" w:rsidP="00C132F4" w:rsidRDefault="002B45B5" w14:paraId="097ABA29" w14:textId="33A09E94">
      <w:pPr>
        <w:pStyle w:val="ListParagraph"/>
        <w:numPr>
          <w:ilvl w:val="1"/>
          <w:numId w:val="43"/>
        </w:numPr>
      </w:pPr>
      <w:r>
        <w:t>C</w:t>
      </w:r>
      <w:r w:rsidR="5A8905B7">
        <w:t xml:space="preserve">ode </w:t>
      </w:r>
      <w:r w:rsidR="0FC026D1">
        <w:t xml:space="preserve">: </w:t>
      </w:r>
      <w:r w:rsidRPr="2549F7CA" w:rsidR="057E8555">
        <w:rPr>
          <w:b/>
          <w:bCs/>
        </w:rPr>
        <w:t>plzaqjq</w:t>
      </w:r>
    </w:p>
    <w:p w:rsidR="65F04A81" w:rsidP="00D24308" w:rsidRDefault="5AAF65B0" w14:paraId="727E7F6F" w14:textId="6D4EFD11">
      <w:pPr>
        <w:jc w:val="center"/>
      </w:pPr>
      <w:r>
        <w:rPr>
          <w:noProof/>
        </w:rPr>
        <w:drawing>
          <wp:inline distT="0" distB="0" distL="0" distR="0" wp14:anchorId="5D8E06A0" wp14:editId="71B1B247">
            <wp:extent cx="3687011" cy="2173734"/>
            <wp:effectExtent l="0" t="0" r="0" b="0"/>
            <wp:docPr id="65968259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pic:nvPicPr>
                  <pic:blipFill>
                    <a:blip r:embed="rId31">
                      <a:extLst>
                        <a:ext uri="{28A0092B-C50C-407E-A947-70E740481C1C}">
                          <a14:useLocalDpi xmlns:a14="http://schemas.microsoft.com/office/drawing/2010/main" val="0"/>
                        </a:ext>
                      </a:extLst>
                    </a:blip>
                    <a:stretch>
                      <a:fillRect/>
                    </a:stretch>
                  </pic:blipFill>
                  <pic:spPr>
                    <a:xfrm>
                      <a:off x="0" y="0"/>
                      <a:ext cx="3687011" cy="2173734"/>
                    </a:xfrm>
                    <a:prstGeom prst="rect">
                      <a:avLst/>
                    </a:prstGeom>
                  </pic:spPr>
                </pic:pic>
              </a:graphicData>
            </a:graphic>
          </wp:inline>
        </w:drawing>
      </w:r>
    </w:p>
    <w:p w:rsidR="7BE8096F" w:rsidP="7BE8096F" w:rsidRDefault="7BE8096F" w14:paraId="4D77F466" w14:textId="08B2F139">
      <w:pPr>
        <w:jc w:val="center"/>
      </w:pPr>
    </w:p>
    <w:p w:rsidR="02D239D6" w:rsidP="00741F15" w:rsidRDefault="02D239D6" w14:paraId="766732C5" w14:textId="0B003B90">
      <w:pPr>
        <w:pStyle w:val="Heading2"/>
      </w:pPr>
      <w:bookmarkStart w:name="_Toc51571367" w:id="40"/>
      <w:bookmarkStart w:name="_Toc51582399" w:id="41"/>
      <w:bookmarkStart w:name="_Toc111639103" w:id="42"/>
      <w:r>
        <w:t>Rejoindre un cours</w:t>
      </w:r>
      <w:r w:rsidR="3A0A019B">
        <w:t xml:space="preserve"> </w:t>
      </w:r>
      <w:r w:rsidR="07A9677B">
        <w:t xml:space="preserve">en ligne </w:t>
      </w:r>
      <w:r>
        <w:t>sur Teams</w:t>
      </w:r>
      <w:bookmarkEnd w:id="40"/>
      <w:bookmarkEnd w:id="41"/>
      <w:bookmarkEnd w:id="42"/>
    </w:p>
    <w:p w:rsidR="63ED0D3C" w:rsidP="7BE8096F" w:rsidRDefault="63ED0D3C" w14:paraId="450A9A5C" w14:textId="330FEB30">
      <w:r>
        <w:t>Trouvez et ouvrez l’équipe</w:t>
      </w:r>
      <w:r w:rsidR="7984871B">
        <w:t xml:space="preserve"> </w:t>
      </w:r>
      <w:r w:rsidR="0C324F63">
        <w:t>(1)</w:t>
      </w:r>
      <w:r>
        <w:t xml:space="preserve"> du cours</w:t>
      </w:r>
      <w:r w:rsidR="2D0C2520">
        <w:t xml:space="preserve"> </w:t>
      </w:r>
      <w:r w:rsidR="10D1CD4A">
        <w:t>(2)</w:t>
      </w:r>
      <w:r>
        <w:t xml:space="preserve"> :</w:t>
      </w:r>
    </w:p>
    <w:p w:rsidR="02D239D6" w:rsidP="7BE8096F" w:rsidRDefault="346B8F43" w14:paraId="15D39A83" w14:textId="77E40AB9">
      <w:pPr>
        <w:jc w:val="center"/>
      </w:pPr>
      <w:r>
        <w:rPr>
          <w:noProof/>
        </w:rPr>
        <w:drawing>
          <wp:inline distT="0" distB="0" distL="0" distR="0" wp14:anchorId="01FE4825" wp14:editId="393A6835">
            <wp:extent cx="4572000" cy="2228850"/>
            <wp:effectExtent l="0" t="0" r="0" b="0"/>
            <wp:docPr id="754679056" name="Picture 1333701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3701624"/>
                    <pic:cNvPicPr/>
                  </pic:nvPicPr>
                  <pic:blipFill>
                    <a:blip r:embed="rId32">
                      <a:extLst>
                        <a:ext uri="{28A0092B-C50C-407E-A947-70E740481C1C}">
                          <a14:useLocalDpi xmlns:a14="http://schemas.microsoft.com/office/drawing/2010/main" val="0"/>
                        </a:ext>
                      </a:extLst>
                    </a:blip>
                    <a:stretch>
                      <a:fillRect/>
                    </a:stretch>
                  </pic:blipFill>
                  <pic:spPr>
                    <a:xfrm>
                      <a:off x="0" y="0"/>
                      <a:ext cx="4572000" cy="2228850"/>
                    </a:xfrm>
                    <a:prstGeom prst="rect">
                      <a:avLst/>
                    </a:prstGeom>
                  </pic:spPr>
                </pic:pic>
              </a:graphicData>
            </a:graphic>
          </wp:inline>
        </w:drawing>
      </w:r>
    </w:p>
    <w:p w:rsidR="2F16A0A7" w:rsidP="7BE8096F" w:rsidRDefault="2F16A0A7" w14:paraId="667FD4DE" w14:textId="32E0FF18">
      <w:r>
        <w:t>Dans le cana</w:t>
      </w:r>
      <w:r w:rsidR="542417B8">
        <w:t xml:space="preserve">l </w:t>
      </w:r>
      <w:r w:rsidRPr="7BE8096F" w:rsidR="542417B8">
        <w:rPr>
          <w:i/>
          <w:iCs/>
        </w:rPr>
        <w:t xml:space="preserve">Général </w:t>
      </w:r>
      <w:r w:rsidR="542417B8">
        <w:t xml:space="preserve">(1), cliquez sur </w:t>
      </w:r>
      <w:r w:rsidRPr="7BE8096F" w:rsidR="542417B8">
        <w:rPr>
          <w:i/>
          <w:iCs/>
        </w:rPr>
        <w:t xml:space="preserve">Joindre </w:t>
      </w:r>
      <w:r w:rsidR="542417B8">
        <w:t xml:space="preserve">(2) pour rejoindre </w:t>
      </w:r>
      <w:r w:rsidR="322B3BC9">
        <w:t>le cours en ligne :</w:t>
      </w:r>
    </w:p>
    <w:p w:rsidR="02D239D6" w:rsidP="7BE8096F" w:rsidRDefault="66344029" w14:paraId="1BCE5587" w14:textId="0907B8F4">
      <w:pPr>
        <w:jc w:val="center"/>
      </w:pPr>
      <w:r>
        <w:rPr>
          <w:noProof/>
        </w:rPr>
        <w:drawing>
          <wp:inline distT="0" distB="0" distL="0" distR="0" wp14:anchorId="7B1AFED1" wp14:editId="6B7B354E">
            <wp:extent cx="4572000" cy="2371725"/>
            <wp:effectExtent l="0" t="0" r="0" b="0"/>
            <wp:docPr id="96587470" name="Image 1592607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59260753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572000" cy="2371725"/>
                    </a:xfrm>
                    <a:prstGeom prst="rect">
                      <a:avLst/>
                    </a:prstGeom>
                  </pic:spPr>
                </pic:pic>
              </a:graphicData>
            </a:graphic>
          </wp:inline>
        </w:drawing>
      </w:r>
    </w:p>
    <w:p w:rsidR="5A37F45F" w:rsidP="7BE8096F" w:rsidRDefault="71EBE777" w14:paraId="267F9A4C" w14:textId="0DE0857B">
      <w:r>
        <w:t xml:space="preserve">Si vous ne voyez pas le bouton </w:t>
      </w:r>
      <w:r w:rsidRPr="07A29E01">
        <w:rPr>
          <w:i/>
          <w:iCs/>
        </w:rPr>
        <w:t>Joindre</w:t>
      </w:r>
      <w:r>
        <w:t>, c’est peut-être que le professeur n’a pas encore démarré la rencontre en ligne. Soyez patients!</w:t>
      </w:r>
    </w:p>
    <w:p w:rsidR="3A0CA2DE" w:rsidP="07A29E01" w:rsidRDefault="3A0CA2DE" w14:paraId="35B6C754" w14:textId="6BC67033">
      <w:pPr>
        <w:pStyle w:val="Heading1"/>
      </w:pPr>
      <w:bookmarkStart w:name="_Toc111639104" w:id="43"/>
      <w:r>
        <w:t>Adobe Cloud</w:t>
      </w:r>
      <w:bookmarkEnd w:id="43"/>
    </w:p>
    <w:p w:rsidR="3A0CA2DE" w:rsidP="2549F7CA" w:rsidRDefault="3A0CA2DE" w14:paraId="31C04230" w14:textId="15712064">
      <w:r w:rsidR="7A42EFF1">
        <w:rPr/>
        <w:t xml:space="preserve">Voir le lien suivant pour vous créer un compte Adobe et accéder aux outils Adobe </w:t>
      </w:r>
      <w:hyperlink r:id="R52f3f9d7c0d04dbf">
        <w:r w:rsidRPr="4E23B6DD" w:rsidR="7A42EFF1">
          <w:rPr>
            <w:rStyle w:val="Hyperlink"/>
          </w:rPr>
          <w:t xml:space="preserve">: </w:t>
        </w:r>
        <w:r w:rsidRPr="4E23B6DD" w:rsidR="7A42EFF1">
          <w:rPr>
            <w:rStyle w:val="Hyperlink"/>
          </w:rPr>
          <w:t>ADOBE - Creative Cloud - Client Partagé : Création de Compte Gratuit : Enseignants &amp; Étudiants</w:t>
        </w:r>
      </w:hyperlink>
    </w:p>
    <w:p w:rsidR="7BE8096F" w:rsidP="00741F15" w:rsidRDefault="00CB29DA" w14:paraId="54500C3F" w14:textId="6EBD10CA">
      <w:pPr>
        <w:pStyle w:val="Heading1"/>
      </w:pPr>
      <w:bookmarkStart w:name="_Toc51571368" w:id="44"/>
      <w:bookmarkStart w:name="_Toc51582400" w:id="45"/>
      <w:bookmarkStart w:name="_Toc111639105" w:id="46"/>
      <w:r>
        <w:t>OneDrive</w:t>
      </w:r>
      <w:r w:rsidR="006F4B03">
        <w:t xml:space="preserve"> </w:t>
      </w:r>
      <w:r w:rsidR="688CAC98">
        <w:t>(espace sur le nuage)</w:t>
      </w:r>
      <w:bookmarkEnd w:id="44"/>
      <w:bookmarkEnd w:id="45"/>
      <w:bookmarkEnd w:id="46"/>
    </w:p>
    <w:p w:rsidR="7BE8096F" w:rsidP="39494599" w:rsidRDefault="337CD37D" w14:paraId="752EC47C" w14:textId="4FB8562E">
      <w:r>
        <w:t xml:space="preserve">Pour pouvoir profiter du 2 TB d’espace sur le Nuage offert par Montmorency, vous devez avant tout vous inscrire sur </w:t>
      </w:r>
      <w:hyperlink r:id="rId35">
        <w:r w:rsidRPr="3DE61BD6">
          <w:rPr>
            <w:rStyle w:val="Hyperlink"/>
          </w:rPr>
          <w:t>office.com</w:t>
        </w:r>
        <w:r w:rsidRPr="3DE61BD6" w:rsidR="7B4F29EE">
          <w:rPr>
            <w:rStyle w:val="Hyperlink"/>
          </w:rPr>
          <w:t>.</w:t>
        </w:r>
      </w:hyperlink>
      <w:r w:rsidR="7B4F29EE">
        <w:t xml:space="preserve"> Suivez la procédure décrite </w:t>
      </w:r>
      <w:r w:rsidR="44F56552">
        <w:t xml:space="preserve">dans </w:t>
      </w:r>
      <w:hyperlink r:id="rId36">
        <w:r w:rsidRPr="3DE61BD6" w:rsidR="44F56552">
          <w:rPr>
            <w:rStyle w:val="Hyperlink"/>
          </w:rPr>
          <w:t>cette vidéo</w:t>
        </w:r>
      </w:hyperlink>
      <w:r w:rsidR="44F56552">
        <w:t>.</w:t>
      </w:r>
    </w:p>
    <w:p w:rsidR="01B27323" w:rsidP="39494599" w:rsidRDefault="01B27323" w14:paraId="422580B3" w14:textId="52935705">
      <w:r>
        <w:t xml:space="preserve">Ensuite, sur votre ordinateur à la maison ou sur un poste du collège en VPN, vous pouvez utiliser </w:t>
      </w:r>
      <w:r w:rsidR="00CB29DA">
        <w:t>OneDrive</w:t>
      </w:r>
      <w:r w:rsidR="006F4B03">
        <w:t xml:space="preserve"> </w:t>
      </w:r>
      <w:r>
        <w:t>de deux façons :</w:t>
      </w:r>
    </w:p>
    <w:p w:rsidR="01B27323" w:rsidP="00C132F4" w:rsidRDefault="01B27323" w14:paraId="45AD0CF6" w14:textId="5DE4D2AC">
      <w:pPr>
        <w:pStyle w:val="ListParagraph"/>
        <w:numPr>
          <w:ilvl w:val="0"/>
          <w:numId w:val="12"/>
        </w:numPr>
      </w:pPr>
      <w:r>
        <w:t>En synchronisation</w:t>
      </w:r>
      <w:r w:rsidR="11266EC2">
        <w:t xml:space="preserve"> avec l’application de bureau</w:t>
      </w:r>
    </w:p>
    <w:p w:rsidR="01B27323" w:rsidP="00C132F4" w:rsidRDefault="01B27323" w14:paraId="1359A7EC" w14:textId="1E0F7EE2">
      <w:pPr>
        <w:pStyle w:val="ListParagraph"/>
        <w:numPr>
          <w:ilvl w:val="0"/>
          <w:numId w:val="12"/>
        </w:numPr>
      </w:pPr>
      <w:r>
        <w:t>Par l’interface Web</w:t>
      </w:r>
    </w:p>
    <w:p w:rsidR="2549F7CA" w:rsidP="2549F7CA" w:rsidRDefault="2549F7CA" w14:paraId="60B50AC8" w14:textId="1DFA42E9"/>
    <w:p w:rsidR="01B27323" w:rsidP="00741F15" w:rsidRDefault="01B27323" w14:paraId="2575CD60" w14:textId="69DF95E3">
      <w:pPr>
        <w:pStyle w:val="Heading2"/>
      </w:pPr>
      <w:bookmarkStart w:name="_Toc51571369" w:id="47"/>
      <w:bookmarkStart w:name="_Toc51582401" w:id="48"/>
      <w:bookmarkStart w:name="_Toc111639106" w:id="49"/>
      <w:r>
        <w:t xml:space="preserve">OneDrive en </w:t>
      </w:r>
      <w:r w:rsidR="006A178E">
        <w:t xml:space="preserve">synchronisation avec l’application </w:t>
      </w:r>
      <w:r w:rsidR="2D7BD7E2">
        <w:t>de bureau</w:t>
      </w:r>
      <w:bookmarkEnd w:id="47"/>
      <w:bookmarkEnd w:id="48"/>
      <w:bookmarkEnd w:id="49"/>
    </w:p>
    <w:p w:rsidR="39494599" w:rsidP="009F1131" w:rsidRDefault="00635B42" w14:paraId="065F639A" w14:textId="46F8D428">
      <w:pPr>
        <w:keepNext/>
      </w:pPr>
      <w:r>
        <w:t xml:space="preserve">Étape 1 : ouvrir l’application </w:t>
      </w:r>
      <w:r w:rsidR="006F4B03">
        <w:t xml:space="preserve">onedrive </w:t>
      </w:r>
      <w:r>
        <w:t xml:space="preserve">en cliquant sur le menu «Démarrer» et en tapant </w:t>
      </w:r>
      <w:r w:rsidR="000B513E">
        <w:t>le nom de l’application : «</w:t>
      </w:r>
      <w:r w:rsidR="006F4B03">
        <w:t>onedrive</w:t>
      </w:r>
      <w:r w:rsidR="000B513E">
        <w:t>»</w:t>
      </w:r>
      <w:r w:rsidR="002C52F5">
        <w:t>.</w:t>
      </w:r>
    </w:p>
    <w:p w:rsidR="00635B42" w:rsidP="00995CA1" w:rsidRDefault="330C97D5" w14:paraId="7D2BC365" w14:textId="1F753B3E">
      <w:pPr>
        <w:jc w:val="center"/>
      </w:pPr>
      <w:r>
        <w:rPr>
          <w:noProof/>
        </w:rPr>
        <w:drawing>
          <wp:inline distT="0" distB="0" distL="0" distR="0" wp14:anchorId="5106A98D" wp14:editId="344CD841">
            <wp:extent cx="4171950" cy="3874939"/>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pic:nvPicPr>
                  <pic:blipFill>
                    <a:blip r:embed="rId37">
                      <a:extLst>
                        <a:ext uri="{28A0092B-C50C-407E-A947-70E740481C1C}">
                          <a14:useLocalDpi xmlns:a14="http://schemas.microsoft.com/office/drawing/2010/main" val="0"/>
                        </a:ext>
                      </a:extLst>
                    </a:blip>
                    <a:stretch>
                      <a:fillRect/>
                    </a:stretch>
                  </pic:blipFill>
                  <pic:spPr>
                    <a:xfrm>
                      <a:off x="0" y="0"/>
                      <a:ext cx="4171950" cy="3874939"/>
                    </a:xfrm>
                    <a:prstGeom prst="rect">
                      <a:avLst/>
                    </a:prstGeom>
                  </pic:spPr>
                </pic:pic>
              </a:graphicData>
            </a:graphic>
          </wp:inline>
        </w:drawing>
      </w:r>
    </w:p>
    <w:p w:rsidR="000B513E" w:rsidP="39494599" w:rsidRDefault="000B513E" w14:paraId="436BC640" w14:textId="09B7575B"/>
    <w:p w:rsidR="000B513E" w:rsidP="009F1131" w:rsidRDefault="000B513E" w14:paraId="599EEF70" w14:textId="495F8832">
      <w:pPr>
        <w:keepNext/>
      </w:pPr>
      <w:r>
        <w:t xml:space="preserve">Étape 2 : entrez vos informations de connexion </w:t>
      </w:r>
      <w:r w:rsidR="00422AD6">
        <w:t xml:space="preserve">et </w:t>
      </w:r>
      <w:r w:rsidR="00765DB0">
        <w:t>choisissez le compte scolaire</w:t>
      </w:r>
      <w:r w:rsidR="00A024A3">
        <w:t>.</w:t>
      </w:r>
    </w:p>
    <w:p w:rsidR="00995CA1" w:rsidP="00995CA1" w:rsidRDefault="26AAFC6F" w14:paraId="79AD2F0A" w14:textId="6D987926">
      <w:pPr>
        <w:jc w:val="center"/>
      </w:pPr>
      <w:r>
        <w:rPr>
          <w:noProof/>
        </w:rPr>
        <w:drawing>
          <wp:inline distT="0" distB="0" distL="0" distR="0" wp14:anchorId="44620988" wp14:editId="3F96A748">
            <wp:extent cx="2582583" cy="2475865"/>
            <wp:effectExtent l="0" t="0" r="8255" b="63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pic:cNvPicPr/>
                  </pic:nvPicPr>
                  <pic:blipFill>
                    <a:blip r:embed="rId38">
                      <a:extLst>
                        <a:ext uri="{28A0092B-C50C-407E-A947-70E740481C1C}">
                          <a14:useLocalDpi xmlns:a14="http://schemas.microsoft.com/office/drawing/2010/main" val="0"/>
                        </a:ext>
                      </a:extLst>
                    </a:blip>
                    <a:stretch>
                      <a:fillRect/>
                    </a:stretch>
                  </pic:blipFill>
                  <pic:spPr>
                    <a:xfrm>
                      <a:off x="0" y="0"/>
                      <a:ext cx="2582583" cy="2475865"/>
                    </a:xfrm>
                    <a:prstGeom prst="rect">
                      <a:avLst/>
                    </a:prstGeom>
                  </pic:spPr>
                </pic:pic>
              </a:graphicData>
            </a:graphic>
          </wp:inline>
        </w:drawing>
      </w:r>
      <w:r w:rsidR="26CEE1B4">
        <w:t xml:space="preserve">        </w:t>
      </w:r>
      <w:r w:rsidR="26CEE1B4">
        <w:rPr>
          <w:noProof/>
        </w:rPr>
        <w:drawing>
          <wp:inline distT="0" distB="0" distL="0" distR="0" wp14:anchorId="4C633742" wp14:editId="47D403F4">
            <wp:extent cx="2589732" cy="2456815"/>
            <wp:effectExtent l="0" t="0" r="1270" b="63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
                    <pic:cNvPicPr/>
                  </pic:nvPicPr>
                  <pic:blipFill>
                    <a:blip r:embed="rId39">
                      <a:extLst>
                        <a:ext uri="{28A0092B-C50C-407E-A947-70E740481C1C}">
                          <a14:useLocalDpi xmlns:a14="http://schemas.microsoft.com/office/drawing/2010/main" val="0"/>
                        </a:ext>
                      </a:extLst>
                    </a:blip>
                    <a:stretch>
                      <a:fillRect/>
                    </a:stretch>
                  </pic:blipFill>
                  <pic:spPr>
                    <a:xfrm>
                      <a:off x="0" y="0"/>
                      <a:ext cx="2589732" cy="2456815"/>
                    </a:xfrm>
                    <a:prstGeom prst="rect">
                      <a:avLst/>
                    </a:prstGeom>
                  </pic:spPr>
                </pic:pic>
              </a:graphicData>
            </a:graphic>
          </wp:inline>
        </w:drawing>
      </w:r>
    </w:p>
    <w:p w:rsidR="005B4554" w:rsidP="009F1131" w:rsidRDefault="1CE57BD4" w14:paraId="0D6C952D" w14:textId="0C79A5F0">
      <w:pPr>
        <w:keepNext/>
      </w:pPr>
      <w:r>
        <w:t xml:space="preserve">Étape 3 : l’application </w:t>
      </w:r>
      <w:r w:rsidR="006F4B03">
        <w:t xml:space="preserve">onedrive </w:t>
      </w:r>
      <w:r>
        <w:t xml:space="preserve">va démarrer la synchronisation et vous afficher le dossier </w:t>
      </w:r>
      <w:r w:rsidR="006F4B03">
        <w:t>onedrive</w:t>
      </w:r>
      <w:r w:rsidR="15A1CD76">
        <w:t xml:space="preserve">. Vous pouvez accéder au dossier </w:t>
      </w:r>
      <w:r w:rsidR="006F4B03">
        <w:t xml:space="preserve">onedrive </w:t>
      </w:r>
      <w:r w:rsidR="15A1CD76">
        <w:t>en cliquant en bas à droite</w:t>
      </w:r>
      <w:r w:rsidR="4548CBE7">
        <w:t xml:space="preserve"> dans la zone de notification de la barre des tâches</w:t>
      </w:r>
      <w:r w:rsidR="16C8A410">
        <w:t xml:space="preserve"> (si l’icône n’est </w:t>
      </w:r>
      <w:r w:rsidR="5AAA043A">
        <w:t xml:space="preserve">pas visible, cliquez sur la flèche </w:t>
      </w:r>
      <w:r w:rsidR="5AAA043A">
        <w:rPr>
          <w:noProof/>
        </w:rPr>
        <w:drawing>
          <wp:inline distT="0" distB="0" distL="0" distR="0" wp14:anchorId="3E7B772F" wp14:editId="1D76E69D">
            <wp:extent cx="215900" cy="174381"/>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7"/>
                    <pic:cNvPicPr/>
                  </pic:nvPicPr>
                  <pic:blipFill>
                    <a:blip r:embed="rId40">
                      <a:extLst>
                        <a:ext uri="{28A0092B-C50C-407E-A947-70E740481C1C}">
                          <a14:useLocalDpi xmlns:a14="http://schemas.microsoft.com/office/drawing/2010/main" val="0"/>
                        </a:ext>
                      </a:extLst>
                    </a:blip>
                    <a:stretch>
                      <a:fillRect/>
                    </a:stretch>
                  </pic:blipFill>
                  <pic:spPr>
                    <a:xfrm>
                      <a:off x="0" y="0"/>
                      <a:ext cx="215900" cy="174381"/>
                    </a:xfrm>
                    <a:prstGeom prst="rect">
                      <a:avLst/>
                    </a:prstGeom>
                  </pic:spPr>
                </pic:pic>
              </a:graphicData>
            </a:graphic>
          </wp:inline>
        </w:drawing>
      </w:r>
      <w:r w:rsidR="15A1CD76">
        <w:t>.</w:t>
      </w:r>
    </w:p>
    <w:p w:rsidR="002C52F5" w:rsidP="001E2FFD" w:rsidRDefault="3E2FDC77" w14:paraId="1EDBB043" w14:textId="68169A53">
      <w:pPr>
        <w:jc w:val="center"/>
      </w:pPr>
      <w:r>
        <w:rPr>
          <w:noProof/>
        </w:rPr>
        <w:drawing>
          <wp:inline distT="0" distB="0" distL="0" distR="0" wp14:anchorId="3BA8EEFC" wp14:editId="2E1C4926">
            <wp:extent cx="3619500" cy="2059164"/>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pic:nvPicPr>
                  <pic:blipFill>
                    <a:blip r:embed="rId41">
                      <a:extLst>
                        <a:ext uri="{28A0092B-C50C-407E-A947-70E740481C1C}">
                          <a14:useLocalDpi xmlns:a14="http://schemas.microsoft.com/office/drawing/2010/main" val="0"/>
                        </a:ext>
                      </a:extLst>
                    </a:blip>
                    <a:stretch>
                      <a:fillRect/>
                    </a:stretch>
                  </pic:blipFill>
                  <pic:spPr>
                    <a:xfrm>
                      <a:off x="0" y="0"/>
                      <a:ext cx="3619500" cy="2059164"/>
                    </a:xfrm>
                    <a:prstGeom prst="rect">
                      <a:avLst/>
                    </a:prstGeom>
                  </pic:spPr>
                </pic:pic>
              </a:graphicData>
            </a:graphic>
          </wp:inline>
        </w:drawing>
      </w:r>
    </w:p>
    <w:p w:rsidR="00F621FA" w:rsidP="009F1131" w:rsidRDefault="5990A633" w14:paraId="6F88154B" w14:textId="129649E8">
      <w:pPr>
        <w:keepNext/>
      </w:pPr>
      <w:r>
        <w:t xml:space="preserve">Étape 4 : le dossier </w:t>
      </w:r>
      <w:r w:rsidR="006F4B03">
        <w:t xml:space="preserve">onedrive </w:t>
      </w:r>
      <w:r>
        <w:t xml:space="preserve">va afficher </w:t>
      </w:r>
      <w:r w:rsidR="0688EA96">
        <w:t>le contenu de votre espace en ligne. Quand il y a une icône de petit nuage</w:t>
      </w:r>
      <w:r w:rsidR="09E7C1A6">
        <w:t xml:space="preserve"> </w:t>
      </w:r>
      <w:r w:rsidR="09E7C1A6">
        <w:rPr>
          <w:noProof/>
        </w:rPr>
        <w:drawing>
          <wp:inline distT="0" distB="0" distL="0" distR="0" wp14:anchorId="7D55B2E7" wp14:editId="6EA3D377">
            <wp:extent cx="177800" cy="140758"/>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pic:cNvPicPr/>
                  </pic:nvPicPr>
                  <pic:blipFill>
                    <a:blip r:embed="rId42">
                      <a:extLst>
                        <a:ext uri="{28A0092B-C50C-407E-A947-70E740481C1C}">
                          <a14:useLocalDpi xmlns:a14="http://schemas.microsoft.com/office/drawing/2010/main" val="0"/>
                        </a:ext>
                      </a:extLst>
                    </a:blip>
                    <a:stretch>
                      <a:fillRect/>
                    </a:stretch>
                  </pic:blipFill>
                  <pic:spPr>
                    <a:xfrm>
                      <a:off x="0" y="0"/>
                      <a:ext cx="177800" cy="140758"/>
                    </a:xfrm>
                    <a:prstGeom prst="rect">
                      <a:avLst/>
                    </a:prstGeom>
                  </pic:spPr>
                </pic:pic>
              </a:graphicData>
            </a:graphic>
          </wp:inline>
        </w:drawing>
      </w:r>
      <w:r w:rsidR="0688EA96">
        <w:t xml:space="preserve">, cela veut dire que le fichier est en ligne mais qu’il n’est pas </w:t>
      </w:r>
      <w:r w:rsidR="16C8A410">
        <w:t xml:space="preserve">téléchargé. </w:t>
      </w:r>
      <w:r w:rsidR="006F4B03">
        <w:t xml:space="preserve">Onedrive </w:t>
      </w:r>
      <w:r w:rsidR="16C8A410">
        <w:t>télécharge les fichiers seulement lorsque vous en avez besoin.</w:t>
      </w:r>
    </w:p>
    <w:p w:rsidR="00683325" w:rsidP="00683325" w:rsidRDefault="67AF7894" w14:paraId="7595D7D9" w14:textId="0F0CC227">
      <w:pPr>
        <w:jc w:val="center"/>
      </w:pPr>
      <w:r>
        <w:rPr>
          <w:noProof/>
        </w:rPr>
        <w:drawing>
          <wp:inline distT="0" distB="0" distL="0" distR="0" wp14:anchorId="3C99B078" wp14:editId="75EE4A0E">
            <wp:extent cx="3606992" cy="2384755"/>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606992" cy="2384755"/>
                    </a:xfrm>
                    <a:prstGeom prst="rect">
                      <a:avLst/>
                    </a:prstGeom>
                  </pic:spPr>
                </pic:pic>
              </a:graphicData>
            </a:graphic>
          </wp:inline>
        </w:drawing>
      </w:r>
    </w:p>
    <w:p w:rsidR="0076589C" w:rsidP="009F1131" w:rsidRDefault="24C5B919" w14:paraId="7780FF0C" w14:textId="02BD66D1">
      <w:pPr>
        <w:keepNext/>
        <w:rPr>
          <w:b/>
          <w:bCs/>
          <w:color w:val="FF0000"/>
        </w:rPr>
      </w:pPr>
      <w:r>
        <w:t xml:space="preserve">Étape 5 : quand vous </w:t>
      </w:r>
      <w:r w:rsidR="7EF0B1F0">
        <w:t>copiez</w:t>
      </w:r>
      <w:r>
        <w:t xml:space="preserve"> des documents </w:t>
      </w:r>
      <w:r w:rsidR="7EF0B1F0">
        <w:t xml:space="preserve">dans le dossier </w:t>
      </w:r>
      <w:r w:rsidR="006F4B03">
        <w:t>onedrive</w:t>
      </w:r>
      <w:r w:rsidR="7EF0B1F0">
        <w:t>, l’application effectuera automatiquement la synchronisation en ligne</w:t>
      </w:r>
      <w:r w:rsidR="790B0441">
        <w:t xml:space="preserve">. L’icône </w:t>
      </w:r>
      <w:r w:rsidR="790B0441">
        <w:rPr>
          <w:noProof/>
        </w:rPr>
        <w:drawing>
          <wp:inline distT="0" distB="0" distL="0" distR="0" wp14:anchorId="30E5EC37" wp14:editId="115C4320">
            <wp:extent cx="177800" cy="164123"/>
            <wp:effectExtent l="0" t="0" r="0" b="762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2"/>
                    <pic:cNvPicPr/>
                  </pic:nvPicPr>
                  <pic:blipFill>
                    <a:blip r:embed="rId44">
                      <a:extLst>
                        <a:ext uri="{28A0092B-C50C-407E-A947-70E740481C1C}">
                          <a14:useLocalDpi xmlns:a14="http://schemas.microsoft.com/office/drawing/2010/main" val="0"/>
                        </a:ext>
                      </a:extLst>
                    </a:blip>
                    <a:stretch>
                      <a:fillRect/>
                    </a:stretch>
                  </pic:blipFill>
                  <pic:spPr>
                    <a:xfrm>
                      <a:off x="0" y="0"/>
                      <a:ext cx="177800" cy="164123"/>
                    </a:xfrm>
                    <a:prstGeom prst="rect">
                      <a:avLst/>
                    </a:prstGeom>
                  </pic:spPr>
                </pic:pic>
              </a:graphicData>
            </a:graphic>
          </wp:inline>
        </w:drawing>
      </w:r>
      <w:r w:rsidR="790B0441">
        <w:t xml:space="preserve"> indique que la synchronisation s’effectue</w:t>
      </w:r>
      <w:r w:rsidRPr="2549F7CA" w:rsidR="7EF0B1F0">
        <w:rPr>
          <w:b/>
          <w:bCs/>
        </w:rPr>
        <w:t xml:space="preserve">. </w:t>
      </w:r>
      <w:r w:rsidRPr="2549F7CA" w:rsidR="790B0441">
        <w:rPr>
          <w:b/>
          <w:bCs/>
        </w:rPr>
        <w:t xml:space="preserve">Attention : </w:t>
      </w:r>
      <w:r w:rsidRPr="2549F7CA" w:rsidR="790B0441">
        <w:rPr>
          <w:b/>
          <w:bCs/>
          <w:color w:val="FF0000"/>
        </w:rPr>
        <w:t>a</w:t>
      </w:r>
      <w:r w:rsidRPr="2549F7CA" w:rsidR="7EF0B1F0">
        <w:rPr>
          <w:b/>
          <w:bCs/>
          <w:color w:val="FF0000"/>
        </w:rPr>
        <w:t>vant de fermer le poste assurez-vous que la synchronisation a terminé!</w:t>
      </w:r>
      <w:r w:rsidRPr="2549F7CA" w:rsidR="790B0441">
        <w:rPr>
          <w:b/>
          <w:bCs/>
          <w:color w:val="FF0000"/>
        </w:rPr>
        <w:t xml:space="preserve"> L’icône </w:t>
      </w:r>
      <w:r w:rsidR="790B0441">
        <w:rPr>
          <w:noProof/>
        </w:rPr>
        <w:drawing>
          <wp:inline distT="0" distB="0" distL="0" distR="0" wp14:anchorId="5BA95733" wp14:editId="35452A63">
            <wp:extent cx="177800" cy="164123"/>
            <wp:effectExtent l="0" t="0" r="0" b="762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
                    <pic:cNvPicPr/>
                  </pic:nvPicPr>
                  <pic:blipFill>
                    <a:blip r:embed="rId44">
                      <a:extLst>
                        <a:ext uri="{28A0092B-C50C-407E-A947-70E740481C1C}">
                          <a14:useLocalDpi xmlns:a14="http://schemas.microsoft.com/office/drawing/2010/main" val="0"/>
                        </a:ext>
                      </a:extLst>
                    </a:blip>
                    <a:stretch>
                      <a:fillRect/>
                    </a:stretch>
                  </pic:blipFill>
                  <pic:spPr>
                    <a:xfrm>
                      <a:off x="0" y="0"/>
                      <a:ext cx="177800" cy="164123"/>
                    </a:xfrm>
                    <a:prstGeom prst="rect">
                      <a:avLst/>
                    </a:prstGeom>
                  </pic:spPr>
                </pic:pic>
              </a:graphicData>
            </a:graphic>
          </wp:inline>
        </w:drawing>
      </w:r>
      <w:r w:rsidRPr="2549F7CA" w:rsidR="790B0441">
        <w:rPr>
          <w:b/>
          <w:bCs/>
          <w:color w:val="FF0000"/>
        </w:rPr>
        <w:t xml:space="preserve"> devient alors </w:t>
      </w:r>
      <w:r w:rsidR="7941A7BF">
        <w:rPr>
          <w:noProof/>
        </w:rPr>
        <w:drawing>
          <wp:inline distT="0" distB="0" distL="0" distR="0" wp14:anchorId="0DA3DD54" wp14:editId="2FC5CFAB">
            <wp:extent cx="209579" cy="161948"/>
            <wp:effectExtent l="0" t="0" r="0" b="9525"/>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3"/>
                    <pic:cNvPicPr/>
                  </pic:nvPicPr>
                  <pic:blipFill>
                    <a:blip r:embed="rId45">
                      <a:extLst>
                        <a:ext uri="{28A0092B-C50C-407E-A947-70E740481C1C}">
                          <a14:useLocalDpi xmlns:a14="http://schemas.microsoft.com/office/drawing/2010/main" val="0"/>
                        </a:ext>
                      </a:extLst>
                    </a:blip>
                    <a:stretch>
                      <a:fillRect/>
                    </a:stretch>
                  </pic:blipFill>
                  <pic:spPr>
                    <a:xfrm>
                      <a:off x="0" y="0"/>
                      <a:ext cx="209579" cy="161948"/>
                    </a:xfrm>
                    <a:prstGeom prst="rect">
                      <a:avLst/>
                    </a:prstGeom>
                  </pic:spPr>
                </pic:pic>
              </a:graphicData>
            </a:graphic>
          </wp:inline>
        </w:drawing>
      </w:r>
      <w:r w:rsidRPr="2549F7CA" w:rsidR="7941A7BF">
        <w:rPr>
          <w:b/>
          <w:bCs/>
          <w:color w:val="FF0000"/>
        </w:rPr>
        <w:t>.</w:t>
      </w:r>
    </w:p>
    <w:p w:rsidRPr="00966A58" w:rsidR="000B6EEE" w:rsidP="00044835" w:rsidRDefault="1666F2E0" w14:paraId="52E59785" w14:textId="3F804244">
      <w:pPr>
        <w:jc w:val="center"/>
        <w:rPr>
          <w:b/>
          <w:bCs/>
          <w:color w:val="FF0000"/>
        </w:rPr>
      </w:pPr>
      <w:r>
        <w:rPr>
          <w:noProof/>
        </w:rPr>
        <w:drawing>
          <wp:inline distT="0" distB="0" distL="0" distR="0" wp14:anchorId="4DCBF56A" wp14:editId="556FA4A8">
            <wp:extent cx="4597402" cy="3071692"/>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0"/>
                    <pic:cNvPicPr/>
                  </pic:nvPicPr>
                  <pic:blipFill>
                    <a:blip r:embed="rId46">
                      <a:extLst>
                        <a:ext uri="{28A0092B-C50C-407E-A947-70E740481C1C}">
                          <a14:useLocalDpi xmlns:a14="http://schemas.microsoft.com/office/drawing/2010/main" val="0"/>
                        </a:ext>
                      </a:extLst>
                    </a:blip>
                    <a:stretch>
                      <a:fillRect/>
                    </a:stretch>
                  </pic:blipFill>
                  <pic:spPr>
                    <a:xfrm>
                      <a:off x="0" y="0"/>
                      <a:ext cx="4597402" cy="3071692"/>
                    </a:xfrm>
                    <a:prstGeom prst="rect">
                      <a:avLst/>
                    </a:prstGeom>
                  </pic:spPr>
                </pic:pic>
              </a:graphicData>
            </a:graphic>
          </wp:inline>
        </w:drawing>
      </w:r>
    </w:p>
    <w:p w:rsidRPr="007C5BF9" w:rsidR="2D7BD7E2" w:rsidP="00741F15" w:rsidRDefault="2D7BD7E2" w14:paraId="7EDE1ABB" w14:textId="78097866">
      <w:pPr>
        <w:pStyle w:val="Heading2"/>
      </w:pPr>
      <w:bookmarkStart w:name="_Toc51571370" w:id="50"/>
      <w:bookmarkStart w:name="_Toc51582402" w:id="51"/>
      <w:bookmarkStart w:name="_Toc111639107" w:id="52"/>
      <w:r>
        <w:t>OneDrive par l’interface Web</w:t>
      </w:r>
      <w:bookmarkEnd w:id="50"/>
      <w:bookmarkEnd w:id="51"/>
      <w:bookmarkEnd w:id="52"/>
    </w:p>
    <w:p w:rsidR="39494599" w:rsidP="2549F7CA" w:rsidRDefault="00F95938" w14:paraId="6962F3A2" w14:textId="66B93D46">
      <w:pPr>
        <w:keepNext/>
      </w:pPr>
      <w:r>
        <w:t>Étape 1 : connectez-vous à Office.com</w:t>
      </w:r>
      <w:r w:rsidR="00903601">
        <w:t>.</w:t>
      </w:r>
    </w:p>
    <w:p w:rsidR="00903601" w:rsidP="39494599" w:rsidRDefault="349DCD5F" w14:paraId="6B708942" w14:textId="6A3A7A50">
      <w:r>
        <w:rPr>
          <w:noProof/>
        </w:rPr>
        <w:drawing>
          <wp:inline distT="0" distB="0" distL="0" distR="0" wp14:anchorId="19C36D96" wp14:editId="436A71D5">
            <wp:extent cx="2735291" cy="2705100"/>
            <wp:effectExtent l="0" t="0" r="8255"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5"/>
                    <pic:cNvPicPr/>
                  </pic:nvPicPr>
                  <pic:blipFill>
                    <a:blip r:embed="rId47">
                      <a:extLst>
                        <a:ext uri="{28A0092B-C50C-407E-A947-70E740481C1C}">
                          <a14:useLocalDpi xmlns:a14="http://schemas.microsoft.com/office/drawing/2010/main" val="0"/>
                        </a:ext>
                      </a:extLst>
                    </a:blip>
                    <a:stretch>
                      <a:fillRect/>
                    </a:stretch>
                  </pic:blipFill>
                  <pic:spPr>
                    <a:xfrm>
                      <a:off x="0" y="0"/>
                      <a:ext cx="2735291" cy="2705100"/>
                    </a:xfrm>
                    <a:prstGeom prst="rect">
                      <a:avLst/>
                    </a:prstGeom>
                  </pic:spPr>
                </pic:pic>
              </a:graphicData>
            </a:graphic>
          </wp:inline>
        </w:drawing>
      </w:r>
      <w:r>
        <w:t xml:space="preserve">     </w:t>
      </w:r>
      <w:r>
        <w:rPr>
          <w:noProof/>
        </w:rPr>
        <w:drawing>
          <wp:inline distT="0" distB="0" distL="0" distR="0" wp14:anchorId="393AB12B" wp14:editId="73B29852">
            <wp:extent cx="2715795" cy="2691814"/>
            <wp:effectExtent l="0" t="0" r="889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6"/>
                    <pic:cNvPicPr/>
                  </pic:nvPicPr>
                  <pic:blipFill>
                    <a:blip r:embed="rId48">
                      <a:extLst>
                        <a:ext uri="{28A0092B-C50C-407E-A947-70E740481C1C}">
                          <a14:useLocalDpi xmlns:a14="http://schemas.microsoft.com/office/drawing/2010/main" val="0"/>
                        </a:ext>
                      </a:extLst>
                    </a:blip>
                    <a:stretch>
                      <a:fillRect/>
                    </a:stretch>
                  </pic:blipFill>
                  <pic:spPr>
                    <a:xfrm>
                      <a:off x="0" y="0"/>
                      <a:ext cx="2715795" cy="2691814"/>
                    </a:xfrm>
                    <a:prstGeom prst="rect">
                      <a:avLst/>
                    </a:prstGeom>
                  </pic:spPr>
                </pic:pic>
              </a:graphicData>
            </a:graphic>
          </wp:inline>
        </w:drawing>
      </w:r>
    </w:p>
    <w:p w:rsidR="00903601" w:rsidP="2549F7CA" w:rsidRDefault="00903601" w14:paraId="60732CDF" w14:textId="179F2C0A">
      <w:pPr>
        <w:keepNext/>
      </w:pPr>
      <w:r>
        <w:t xml:space="preserve">Étape 2 : </w:t>
      </w:r>
      <w:r w:rsidR="00AC3A9A">
        <w:t xml:space="preserve">cliquez sur </w:t>
      </w:r>
      <w:r w:rsidR="006F4B03">
        <w:t>onedrive</w:t>
      </w:r>
      <w:r w:rsidR="00AC3A9A">
        <w:t>.</w:t>
      </w:r>
    </w:p>
    <w:p w:rsidR="00AC3A9A" w:rsidP="00AC3A9A" w:rsidRDefault="1CF1CE43" w14:paraId="54D90F3C" w14:textId="12D1190F">
      <w:pPr>
        <w:jc w:val="center"/>
      </w:pPr>
      <w:r>
        <w:rPr>
          <w:noProof/>
        </w:rPr>
        <w:drawing>
          <wp:inline distT="0" distB="0" distL="0" distR="0" wp14:anchorId="02667488" wp14:editId="37C6F5B6">
            <wp:extent cx="3360217" cy="3308350"/>
            <wp:effectExtent l="0" t="0" r="0" b="635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7"/>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360217" cy="3308350"/>
                    </a:xfrm>
                    <a:prstGeom prst="rect">
                      <a:avLst/>
                    </a:prstGeom>
                  </pic:spPr>
                </pic:pic>
              </a:graphicData>
            </a:graphic>
          </wp:inline>
        </w:drawing>
      </w:r>
    </w:p>
    <w:p w:rsidR="00DA17DC" w:rsidP="00B36BFF" w:rsidRDefault="00410B2B" w14:paraId="6AE2A463" w14:textId="1183E448">
      <w:pPr>
        <w:keepNext/>
      </w:pPr>
      <w:r>
        <w:t xml:space="preserve">Étape 3 : vous pouvez télécharger vos </w:t>
      </w:r>
      <w:r w:rsidR="00376F64">
        <w:t xml:space="preserve">dossiers et </w:t>
      </w:r>
      <w:r>
        <w:t xml:space="preserve">fichiers </w:t>
      </w:r>
      <w:r w:rsidR="00376F64">
        <w:t xml:space="preserve">en </w:t>
      </w:r>
      <w:r w:rsidR="00C50F6D">
        <w:t>le sélectionnant et en cliquant sur les 3 petits points</w:t>
      </w:r>
      <w:r w:rsidR="00DA17DC">
        <w:t>.</w:t>
      </w:r>
    </w:p>
    <w:p w:rsidR="00AC3A9A" w:rsidP="00B36BFF" w:rsidRDefault="65EA75A2" w14:paraId="7ABB12F0" w14:textId="23200C84">
      <w:pPr>
        <w:jc w:val="center"/>
      </w:pPr>
      <w:r>
        <w:rPr>
          <w:noProof/>
        </w:rPr>
        <w:drawing>
          <wp:inline distT="0" distB="0" distL="0" distR="0" wp14:anchorId="60773395" wp14:editId="6CBCC99C">
            <wp:extent cx="4997452" cy="3445756"/>
            <wp:effectExtent l="0" t="0" r="0" b="254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0"/>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997452" cy="3445756"/>
                    </a:xfrm>
                    <a:prstGeom prst="rect">
                      <a:avLst/>
                    </a:prstGeom>
                  </pic:spPr>
                </pic:pic>
              </a:graphicData>
            </a:graphic>
          </wp:inline>
        </w:drawing>
      </w:r>
    </w:p>
    <w:p w:rsidRPr="00F95938" w:rsidR="00021CA2" w:rsidP="2549F7CA" w:rsidRDefault="00021CA2" w14:paraId="1F8CF22E" w14:textId="508246B3">
      <w:r>
        <w:t>Étape 4 : pour téléverser des fichiers et documents, vous avez juste à les glisser dans la fenêtre.</w:t>
      </w:r>
    </w:p>
    <w:p w:rsidR="00D24308" w:rsidP="00741F15" w:rsidRDefault="00C06ABD" w14:paraId="41CD552B" w14:textId="2B20516E">
      <w:pPr>
        <w:pStyle w:val="Heading1"/>
        <w:rPr>
          <w:color w:val="auto"/>
        </w:rPr>
      </w:pPr>
      <w:bookmarkStart w:name="_Toc51571371" w:id="53"/>
      <w:bookmarkStart w:name="_Toc51582403" w:id="54"/>
      <w:bookmarkStart w:name="_Toc111639108" w:id="55"/>
      <w:r>
        <w:t>Trou à l’horaire - La ruche</w:t>
      </w:r>
      <w:bookmarkEnd w:id="53"/>
      <w:bookmarkEnd w:id="54"/>
      <w:bookmarkEnd w:id="55"/>
    </w:p>
    <w:p w:rsidR="00D24308" w:rsidRDefault="00D24308" w14:paraId="14A9D547" w14:textId="2B63AB2B">
      <w:r>
        <w:t>Tous les étudiante et étudiants doivent être présents et libres tous les mardis de la session entre 17</w:t>
      </w:r>
      <w:r w:rsidR="4B7F9F26">
        <w:t>h00</w:t>
      </w:r>
      <w:r>
        <w:t xml:space="preserve"> et 18h</w:t>
      </w:r>
      <w:r w:rsidR="73DC4941">
        <w:t>00</w:t>
      </w:r>
      <w:r>
        <w:t xml:space="preserve">. Nous mettons en place cette période de disponibilité afin de créer des rencontres ponctuelles. </w:t>
      </w:r>
    </w:p>
    <w:p w:rsidR="00D24308" w:rsidP="00741F15" w:rsidRDefault="00C06ABD" w14:paraId="1E1DC7F3" w14:textId="206F955A">
      <w:pPr>
        <w:pStyle w:val="Heading1"/>
        <w:rPr>
          <w:color w:val="000000" w:themeColor="text1"/>
        </w:rPr>
      </w:pPr>
      <w:bookmarkStart w:name="_Toc111639109" w:id="56"/>
      <w:r>
        <w:t>Écran</w:t>
      </w:r>
      <w:bookmarkEnd w:id="56"/>
    </w:p>
    <w:p w:rsidR="00D24308" w:rsidP="2C5F4C7C" w:rsidRDefault="0E5D38EF" w14:paraId="5FAA7E1B" w14:textId="34E72257">
      <w:r w:rsidRPr="2549F7CA">
        <w:rPr>
          <w:rFonts w:ascii="Calibri" w:hAnsi="Calibri" w:eastAsia="Calibri" w:cs="Calibri"/>
        </w:rPr>
        <w:t xml:space="preserve">Pour les questions concernant le fonctionnement de vos ordinateurs personnels, les étudiants doivent désormais s’adresser à </w:t>
      </w:r>
      <w:r w:rsidRPr="2549F7CA" w:rsidR="006F4B03">
        <w:rPr>
          <w:rFonts w:ascii="Calibri" w:hAnsi="Calibri" w:eastAsia="Calibri" w:cs="Calibri"/>
        </w:rPr>
        <w:t>l’écran</w:t>
      </w:r>
      <w:r w:rsidRPr="2549F7CA">
        <w:rPr>
          <w:rFonts w:ascii="Calibri" w:hAnsi="Calibri" w:eastAsia="Calibri" w:cs="Calibri"/>
        </w:rPr>
        <w:t xml:space="preserve">. L’étudiant est responsable de s’assurer avec </w:t>
      </w:r>
      <w:r w:rsidRPr="2549F7CA" w:rsidR="006F4B03">
        <w:rPr>
          <w:rFonts w:ascii="Calibri" w:hAnsi="Calibri" w:eastAsia="Calibri" w:cs="Calibri"/>
        </w:rPr>
        <w:t xml:space="preserve">l’écran </w:t>
      </w:r>
      <w:r w:rsidRPr="2549F7CA">
        <w:rPr>
          <w:rFonts w:ascii="Calibri" w:hAnsi="Calibri" w:eastAsia="Calibri" w:cs="Calibri"/>
        </w:rPr>
        <w:t>que son ordinateur est fonctionnel pour les cours. Donc, pour toutes questions relatives :</w:t>
      </w:r>
    </w:p>
    <w:p w:rsidR="00D24308" w:rsidP="5AD09AC7" w:rsidRDefault="0E5D38EF" w14:paraId="4702E5CD" w14:textId="1D9508B0">
      <w:pPr>
        <w:pStyle w:val="ListParagraph"/>
        <w:numPr>
          <w:ilvl w:val="0"/>
          <w:numId w:val="65"/>
        </w:numPr>
      </w:pPr>
      <w:r>
        <w:t xml:space="preserve">À la configuration de votre ordinateur </w:t>
      </w:r>
    </w:p>
    <w:p w:rsidR="00D24308" w:rsidP="5AD09AC7" w:rsidRDefault="0E5D38EF" w14:paraId="3D81D363" w14:textId="1D9508B0">
      <w:pPr>
        <w:pStyle w:val="ListParagraph"/>
        <w:numPr>
          <w:ilvl w:val="0"/>
          <w:numId w:val="65"/>
        </w:numPr>
      </w:pPr>
      <w:r>
        <w:t xml:space="preserve">Au formatage de vos disques durs </w:t>
      </w:r>
    </w:p>
    <w:p w:rsidR="00D24308" w:rsidP="5AD09AC7" w:rsidRDefault="0E5D38EF" w14:paraId="3685CA42" w14:textId="1D9508B0">
      <w:pPr>
        <w:pStyle w:val="ListParagraph"/>
        <w:numPr>
          <w:ilvl w:val="0"/>
          <w:numId w:val="65"/>
        </w:numPr>
      </w:pPr>
      <w:r>
        <w:t xml:space="preserve">À la stabilité des logiciels de TIM </w:t>
      </w:r>
    </w:p>
    <w:p w:rsidR="00D24308" w:rsidP="5AD09AC7" w:rsidRDefault="0E5D38EF" w14:paraId="2E5B8DAF" w14:textId="1D9508B0">
      <w:pPr>
        <w:pStyle w:val="ListParagraph"/>
        <w:numPr>
          <w:ilvl w:val="0"/>
          <w:numId w:val="65"/>
        </w:numPr>
      </w:pPr>
      <w:r>
        <w:t xml:space="preserve">À la mise à jour des cartes graphiques </w:t>
      </w:r>
    </w:p>
    <w:p w:rsidR="00D24308" w:rsidP="5AD09AC7" w:rsidRDefault="0E5D38EF" w14:paraId="0510BD4F" w14:textId="1D9508B0">
      <w:pPr>
        <w:pStyle w:val="ListParagraph"/>
        <w:numPr>
          <w:ilvl w:val="0"/>
          <w:numId w:val="65"/>
        </w:numPr>
      </w:pPr>
      <w:r>
        <w:t xml:space="preserve">Au OneDrive </w:t>
      </w:r>
    </w:p>
    <w:p w:rsidR="00D24308" w:rsidP="5AD09AC7" w:rsidRDefault="0E5D38EF" w14:paraId="65B0E247" w14:textId="1D9508B0">
      <w:pPr>
        <w:pStyle w:val="ListParagraph"/>
        <w:numPr>
          <w:ilvl w:val="0"/>
          <w:numId w:val="65"/>
        </w:numPr>
      </w:pPr>
      <w:r>
        <w:t>À la place de libre sur vos ordinateurs</w:t>
      </w:r>
    </w:p>
    <w:p w:rsidR="00D24308" w:rsidP="5AD09AC7" w:rsidRDefault="0E5D38EF" w14:paraId="413EBC70" w14:textId="1D9508B0">
      <w:pPr>
        <w:pStyle w:val="ListParagraph"/>
        <w:numPr>
          <w:ilvl w:val="0"/>
          <w:numId w:val="65"/>
        </w:numPr>
      </w:pPr>
      <w:r>
        <w:t xml:space="preserve">À la connexion sur le VPN </w:t>
      </w:r>
    </w:p>
    <w:p w:rsidR="00D24308" w:rsidP="2C5F4C7C" w:rsidRDefault="0E5D38EF" w14:paraId="0277142B" w14:textId="5B77B479">
      <w:r w:rsidRPr="2C5F4C7C">
        <w:rPr>
          <w:rFonts w:ascii="Calibri" w:hAnsi="Calibri" w:eastAsia="Calibri" w:cs="Calibri"/>
        </w:rPr>
        <w:t xml:space="preserve">Les étudiants peuvent contacter le </w:t>
      </w:r>
      <w:hyperlink r:id="rId51">
        <w:r w:rsidRPr="2C5F4C7C">
          <w:rPr>
            <w:rStyle w:val="Hyperlink"/>
            <w:rFonts w:ascii="Calibri" w:hAnsi="Calibri" w:eastAsia="Calibri" w:cs="Calibri"/>
          </w:rPr>
          <w:t xml:space="preserve">Soutien techno ECRAN </w:t>
        </w:r>
      </w:hyperlink>
    </w:p>
    <w:p w:rsidR="00D24308" w:rsidP="2C5F4C7C" w:rsidRDefault="0E5D38EF" w14:paraId="2C3EAD9F" w14:textId="3072A723">
      <w:r w:rsidRPr="2C5F4C7C">
        <w:rPr>
          <w:rFonts w:ascii="Calibri" w:hAnsi="Calibri" w:eastAsia="Calibri" w:cs="Calibri"/>
          <w:b/>
          <w:bCs/>
        </w:rPr>
        <w:t xml:space="preserve">Pour prendre rendez-vous, cliquez </w:t>
      </w:r>
      <w:hyperlink r:id="rId52">
        <w:r w:rsidRPr="2C5F4C7C">
          <w:rPr>
            <w:rStyle w:val="Hyperlink"/>
            <w:rFonts w:ascii="Calibri" w:hAnsi="Calibri" w:eastAsia="Calibri" w:cs="Calibri"/>
            <w:b/>
            <w:bCs/>
          </w:rPr>
          <w:t>ici</w:t>
        </w:r>
      </w:hyperlink>
      <w:r w:rsidRPr="2C5F4C7C">
        <w:rPr>
          <w:rFonts w:ascii="Calibri" w:hAnsi="Calibri" w:eastAsia="Calibri" w:cs="Calibri"/>
          <w:b/>
          <w:bCs/>
        </w:rPr>
        <w:t>.</w:t>
      </w:r>
      <w:r w:rsidRPr="2C5F4C7C">
        <w:rPr>
          <w:rFonts w:ascii="Calibri" w:hAnsi="Calibri" w:eastAsia="Calibri" w:cs="Calibri"/>
        </w:rPr>
        <w:t xml:space="preserve"> </w:t>
      </w:r>
      <w:r w:rsidRPr="12A2F36D">
        <w:rPr>
          <w:rFonts w:ascii="Calibri" w:hAnsi="Calibri" w:eastAsia="Calibri" w:cs="Calibri"/>
        </w:rPr>
        <w:t xml:space="preserve"> </w:t>
      </w:r>
    </w:p>
    <w:p w:rsidR="3F5B0A19" w:rsidP="25038719" w:rsidRDefault="3F5B0A19" w14:paraId="7C720F1C" w14:textId="773EAD47">
      <w:pPr>
        <w:pStyle w:val="Heading1"/>
        <w:rPr>
          <w:rFonts w:ascii="Calibri" w:hAnsi="Calibri" w:eastAsia="Calibri" w:cs="Calibri"/>
        </w:rPr>
      </w:pPr>
      <w:bookmarkStart w:name="_Toc111639110" w:id="57"/>
      <w:r w:rsidRPr="25038719">
        <w:rPr>
          <w:rFonts w:ascii="Calibri" w:hAnsi="Calibri" w:eastAsia="Calibri" w:cs="Calibri"/>
        </w:rPr>
        <w:t xml:space="preserve">Procédure de connexion à distance aux ordinateurs du collège </w:t>
      </w:r>
      <w:r w:rsidRPr="5392D91D">
        <w:rPr>
          <w:rFonts w:ascii="Calibri" w:hAnsi="Calibri" w:eastAsia="Calibri" w:cs="Calibri"/>
          <w:color w:val="FF0000"/>
        </w:rPr>
        <w:t>(temporairement hors d’usage)</w:t>
      </w:r>
      <w:bookmarkEnd w:id="57"/>
    </w:p>
    <w:p w:rsidR="3F5B0A19" w:rsidP="12A2F36D" w:rsidRDefault="3F5B0A19" w14:paraId="5AAD8741" w14:textId="50CFF73B">
      <w:r w:rsidRPr="12A2F36D">
        <w:rPr>
          <w:rFonts w:ascii="Calibri" w:hAnsi="Calibri" w:eastAsia="Calibri" w:cs="Calibri"/>
        </w:rPr>
        <w:t>Vous pouvez vous connecter à distance aux ordinateurs du collège situés dans les locaux suivants :</w:t>
      </w:r>
    </w:p>
    <w:p w:rsidR="3F5B0A19" w:rsidP="00C132F4" w:rsidRDefault="3F5B0A19" w14:paraId="09C00EC6" w14:textId="2F5E7E8E">
      <w:pPr>
        <w:pStyle w:val="ListParagraph"/>
        <w:numPr>
          <w:ilvl w:val="0"/>
          <w:numId w:val="8"/>
        </w:numPr>
      </w:pPr>
      <w:r w:rsidRPr="12A2F36D">
        <w:rPr>
          <w:rFonts w:ascii="Calibri" w:hAnsi="Calibri" w:eastAsia="Calibri" w:cs="Calibri"/>
          <w:lang w:val="en-CA"/>
        </w:rPr>
        <w:t xml:space="preserve">B-1387 (Windows-1), </w:t>
      </w:r>
    </w:p>
    <w:p w:rsidR="3F5B0A19" w:rsidP="00C132F4" w:rsidRDefault="3F5B0A19" w14:paraId="1C387622" w14:textId="1E76158F">
      <w:pPr>
        <w:pStyle w:val="ListParagraph"/>
        <w:numPr>
          <w:ilvl w:val="0"/>
          <w:numId w:val="8"/>
        </w:numPr>
      </w:pPr>
      <w:r w:rsidRPr="12A2F36D">
        <w:rPr>
          <w:rFonts w:ascii="Calibri" w:hAnsi="Calibri" w:eastAsia="Calibri" w:cs="Calibri"/>
          <w:lang w:val="en-CA"/>
        </w:rPr>
        <w:t xml:space="preserve">C-1639 (Windows-2) et </w:t>
      </w:r>
    </w:p>
    <w:p w:rsidR="3F5B0A19" w:rsidP="00C132F4" w:rsidRDefault="3F5B0A19" w14:paraId="7F1CB87D" w14:textId="644E1C56">
      <w:pPr>
        <w:pStyle w:val="ListParagraph"/>
        <w:numPr>
          <w:ilvl w:val="0"/>
          <w:numId w:val="8"/>
        </w:numPr>
      </w:pPr>
      <w:r w:rsidRPr="12A2F36D">
        <w:rPr>
          <w:rFonts w:ascii="Calibri" w:hAnsi="Calibri" w:eastAsia="Calibri" w:cs="Calibri"/>
          <w:lang w:val="en-CA"/>
        </w:rPr>
        <w:t>C-1577 (Mac OS)</w:t>
      </w:r>
    </w:p>
    <w:p w:rsidR="3F5B0A19" w:rsidP="12A2F36D" w:rsidRDefault="3F5B0A19" w14:paraId="1E1042ED" w14:textId="66F8356A">
      <w:r w:rsidRPr="12A2F36D">
        <w:rPr>
          <w:rFonts w:ascii="Calibri" w:hAnsi="Calibri" w:eastAsia="Calibri" w:cs="Calibri"/>
        </w:rPr>
        <w:t>L’accès à distance aux ordinateurs du collège se fait en trois (3) étapes détaillées dans les prochaines sections :</w:t>
      </w:r>
    </w:p>
    <w:p w:rsidR="3F5B0A19" w:rsidP="00C132F4" w:rsidRDefault="3F5B0A19" w14:paraId="3CFD7899" w14:textId="2B4FA37A">
      <w:pPr>
        <w:pStyle w:val="ListParagraph"/>
        <w:numPr>
          <w:ilvl w:val="0"/>
          <w:numId w:val="7"/>
        </w:numPr>
      </w:pPr>
      <w:r w:rsidRPr="12A2F36D">
        <w:rPr>
          <w:rFonts w:ascii="Calibri" w:hAnsi="Calibri" w:eastAsia="Calibri" w:cs="Calibri"/>
        </w:rPr>
        <w:t>Connectez-vous au VPN du Collège</w:t>
      </w:r>
    </w:p>
    <w:p w:rsidR="3F5B0A19" w:rsidP="00C132F4" w:rsidRDefault="3F5B0A19" w14:paraId="7A53FD4F" w14:textId="5A8458D0">
      <w:pPr>
        <w:pStyle w:val="ListParagraph"/>
        <w:numPr>
          <w:ilvl w:val="0"/>
          <w:numId w:val="7"/>
        </w:numPr>
      </w:pPr>
      <w:r w:rsidRPr="12A2F36D">
        <w:rPr>
          <w:rFonts w:ascii="Calibri" w:hAnsi="Calibri" w:eastAsia="Calibri" w:cs="Calibri"/>
        </w:rPr>
        <w:t>Réservez un poste dans le fichier Excel</w:t>
      </w:r>
    </w:p>
    <w:p w:rsidR="3F5B0A19" w:rsidP="00C132F4" w:rsidRDefault="3F5B0A19" w14:paraId="2FE3EBAA" w14:textId="470CAD28">
      <w:pPr>
        <w:pStyle w:val="ListParagraph"/>
        <w:numPr>
          <w:ilvl w:val="0"/>
          <w:numId w:val="7"/>
        </w:numPr>
      </w:pPr>
      <w:r w:rsidRPr="12A2F36D">
        <w:rPr>
          <w:rFonts w:ascii="Calibri" w:hAnsi="Calibri" w:eastAsia="Calibri" w:cs="Calibri"/>
        </w:rPr>
        <w:t>Connectez-vous à un ordinateur du Collège par VNC</w:t>
      </w:r>
    </w:p>
    <w:p w:rsidR="3F5B0A19" w:rsidP="12A2F36D" w:rsidRDefault="3F5B0A19" w14:paraId="3D55108D" w14:textId="15E1BA21">
      <w:r w:rsidRPr="12A2F36D">
        <w:rPr>
          <w:rFonts w:ascii="Calibri" w:hAnsi="Calibri" w:eastAsia="Calibri" w:cs="Calibri"/>
        </w:rPr>
        <w:t>Si l’ordinateur est accidentellement éteint ou pour tout problème, l’étudiant doit avertir le TTP (</w:t>
      </w:r>
      <w:r w:rsidRPr="12A2F36D" w:rsidR="53AAECB8">
        <w:rPr>
          <w:rFonts w:ascii="Calibri" w:hAnsi="Calibri" w:eastAsia="Calibri" w:cs="Calibri"/>
        </w:rPr>
        <w:t>Xavier Martel-Lachance</w:t>
      </w:r>
      <w:r w:rsidRPr="12A2F36D">
        <w:rPr>
          <w:rFonts w:ascii="Calibri" w:hAnsi="Calibri" w:eastAsia="Calibri" w:cs="Calibri"/>
        </w:rPr>
        <w:t xml:space="preserve">) via Teams. Si </w:t>
      </w:r>
      <w:r w:rsidRPr="12A2F36D" w:rsidR="06B111F2">
        <w:rPr>
          <w:rFonts w:ascii="Calibri" w:hAnsi="Calibri" w:eastAsia="Calibri" w:cs="Calibri"/>
        </w:rPr>
        <w:t>Xavier</w:t>
      </w:r>
      <w:r w:rsidRPr="12A2F36D">
        <w:rPr>
          <w:rFonts w:ascii="Calibri" w:hAnsi="Calibri" w:eastAsia="Calibri" w:cs="Calibri"/>
        </w:rPr>
        <w:t xml:space="preserve"> n’est pas disponible, contacter </w:t>
      </w:r>
      <w:hyperlink r:id="rId53">
        <w:r w:rsidRPr="12A2F36D">
          <w:rPr>
            <w:rStyle w:val="Hyperlink"/>
            <w:rFonts w:ascii="Calibri" w:hAnsi="Calibri" w:eastAsia="Calibri" w:cs="Calibri"/>
          </w:rPr>
          <w:t>ccti@cmontmorency.qc.ca</w:t>
        </w:r>
      </w:hyperlink>
      <w:r w:rsidRPr="12A2F36D">
        <w:rPr>
          <w:rFonts w:ascii="Calibri" w:hAnsi="Calibri" w:eastAsia="Calibri" w:cs="Calibri"/>
        </w:rPr>
        <w:t xml:space="preserve"> en mentionnant le numéro de la salle et du poste.</w:t>
      </w:r>
    </w:p>
    <w:p w:rsidR="3F5B0A19" w:rsidP="25038719" w:rsidRDefault="3F5B0A19" w14:paraId="3E868EBB" w14:textId="5F5E2000">
      <w:pPr>
        <w:pStyle w:val="Heading2"/>
        <w:rPr>
          <w:rFonts w:ascii="Calibri" w:hAnsi="Calibri" w:eastAsia="Calibri" w:cs="Calibri"/>
          <w:color w:val="000000" w:themeColor="text1"/>
        </w:rPr>
      </w:pPr>
      <w:bookmarkStart w:name="_Toc111639111" w:id="58"/>
      <w:r w:rsidRPr="25038719">
        <w:rPr>
          <w:rFonts w:ascii="Calibri" w:hAnsi="Calibri" w:eastAsia="Calibri" w:cs="Calibri"/>
          <w:color w:val="000000" w:themeColor="text1"/>
        </w:rPr>
        <w:t>1. Procédure de connexion au VPN du Collège</w:t>
      </w:r>
      <w:bookmarkEnd w:id="58"/>
    </w:p>
    <w:p w:rsidR="3F5B0A19" w:rsidP="12A2F36D" w:rsidRDefault="3F5B0A19" w14:paraId="565298C2" w14:textId="61165BA7">
      <w:r w:rsidRPr="12A2F36D">
        <w:rPr>
          <w:rFonts w:ascii="Calibri" w:hAnsi="Calibri" w:eastAsia="Calibri" w:cs="Calibri"/>
        </w:rPr>
        <w:t xml:space="preserve">Le VPN vous permet de vous connecteur à distance au réseau du collège. Veuillez suivre la procédure suivante : </w:t>
      </w:r>
      <w:hyperlink r:id="rId54">
        <w:r w:rsidRPr="12A2F36D">
          <w:rPr>
            <w:rStyle w:val="Hyperlink"/>
            <w:rFonts w:ascii="Calibri" w:hAnsi="Calibri" w:eastAsia="Calibri" w:cs="Calibri"/>
          </w:rPr>
          <w:t>https://ccti.cmontmorency.qc.ca/technopedago/fichiers/branchementvpn.pdf</w:t>
        </w:r>
      </w:hyperlink>
    </w:p>
    <w:p w:rsidR="3F5B0A19" w:rsidP="25038719" w:rsidRDefault="3F5B0A19" w14:paraId="3AC326CD" w14:textId="1AF6D25E">
      <w:pPr>
        <w:pStyle w:val="Heading2"/>
        <w:rPr>
          <w:rFonts w:ascii="Calibri" w:hAnsi="Calibri" w:eastAsia="Calibri" w:cs="Calibri"/>
          <w:color w:val="000000" w:themeColor="text1"/>
        </w:rPr>
      </w:pPr>
      <w:bookmarkStart w:name="_Toc111639112" w:id="59"/>
      <w:r w:rsidRPr="25038719">
        <w:rPr>
          <w:rFonts w:ascii="Calibri" w:hAnsi="Calibri" w:eastAsia="Calibri" w:cs="Calibri"/>
          <w:color w:val="000000" w:themeColor="text1"/>
        </w:rPr>
        <w:t>2. Réservation d’un ordinateur</w:t>
      </w:r>
      <w:bookmarkEnd w:id="59"/>
    </w:p>
    <w:p w:rsidR="3F5B0A19" w:rsidP="12A2F36D" w:rsidRDefault="3F5B0A19" w14:paraId="7075DAE9" w14:textId="4E016A50">
      <w:r w:rsidRPr="12A2F36D">
        <w:rPr>
          <w:rFonts w:ascii="Calibri" w:hAnsi="Calibri" w:eastAsia="Calibri" w:cs="Calibri"/>
          <w:b/>
          <w:bCs/>
        </w:rPr>
        <w:t>Avant d’accéder à un ordinateur</w:t>
      </w:r>
      <w:r w:rsidRPr="12A2F36D">
        <w:rPr>
          <w:rFonts w:ascii="Calibri" w:hAnsi="Calibri" w:eastAsia="Calibri" w:cs="Calibri"/>
        </w:rPr>
        <w:t xml:space="preserve">, vous devez le réserver dans le document Excel </w:t>
      </w:r>
      <w:r w:rsidRPr="12A2F36D">
        <w:rPr>
          <w:rFonts w:ascii="Calibri" w:hAnsi="Calibri" w:eastAsia="Calibri" w:cs="Calibri"/>
          <w:b/>
          <w:bCs/>
        </w:rPr>
        <w:t xml:space="preserve">reservations_postes.xlsx </w:t>
      </w:r>
      <w:r w:rsidRPr="12A2F36D">
        <w:rPr>
          <w:rFonts w:ascii="Calibri" w:hAnsi="Calibri" w:eastAsia="Calibri" w:cs="Calibri"/>
        </w:rPr>
        <w:t>que vous pouvez trouver :</w:t>
      </w:r>
    </w:p>
    <w:p w:rsidR="3F5B0A19" w:rsidP="00C132F4" w:rsidRDefault="00612A8F" w14:paraId="79BF4533" w14:textId="3A4EC3EE">
      <w:pPr>
        <w:pStyle w:val="ListParagraph"/>
        <w:numPr>
          <w:ilvl w:val="0"/>
          <w:numId w:val="6"/>
        </w:numPr>
      </w:pPr>
      <w:hyperlink r:id="rId55">
        <w:r w:rsidRPr="12A2F36D" w:rsidR="3F5B0A19">
          <w:rPr>
            <w:rStyle w:val="Hyperlink"/>
            <w:rFonts w:ascii="Calibri" w:hAnsi="Calibri" w:eastAsia="Calibri" w:cs="Calibri"/>
          </w:rPr>
          <w:t>Dans l’équipe TIM – Programme TIM sur Teams</w:t>
        </w:r>
      </w:hyperlink>
    </w:p>
    <w:p w:rsidR="3F5B0A19" w:rsidP="00C132F4" w:rsidRDefault="00612A8F" w14:paraId="585B219A" w14:textId="1F6572D4">
      <w:pPr>
        <w:pStyle w:val="ListParagraph"/>
        <w:numPr>
          <w:ilvl w:val="0"/>
          <w:numId w:val="6"/>
        </w:numPr>
      </w:pPr>
      <w:hyperlink r:id="rId56">
        <w:r w:rsidRPr="12A2F36D" w:rsidR="3F5B0A19">
          <w:rPr>
            <w:rStyle w:val="Hyperlink"/>
            <w:rFonts w:ascii="Calibri" w:hAnsi="Calibri" w:eastAsia="Calibri" w:cs="Calibri"/>
          </w:rPr>
          <w:t>Sur sharepoint (lien direct au fichier)</w:t>
        </w:r>
      </w:hyperlink>
    </w:p>
    <w:p w:rsidR="3F5B0A19" w:rsidP="25038719" w:rsidRDefault="3F5B0A19" w14:paraId="79D230BD" w14:textId="642D69F7">
      <w:pPr>
        <w:pStyle w:val="Heading2"/>
        <w:rPr>
          <w:rFonts w:ascii="Calibri" w:hAnsi="Calibri" w:eastAsia="Calibri" w:cs="Calibri"/>
          <w:color w:val="000000" w:themeColor="text1"/>
        </w:rPr>
      </w:pPr>
      <w:bookmarkStart w:name="_Toc111639113" w:id="60"/>
      <w:r w:rsidRPr="25038719">
        <w:rPr>
          <w:rFonts w:ascii="Calibri" w:hAnsi="Calibri" w:eastAsia="Calibri" w:cs="Calibri"/>
          <w:color w:val="000000" w:themeColor="text1"/>
        </w:rPr>
        <w:t>3. Connexion par VNC</w:t>
      </w:r>
      <w:bookmarkEnd w:id="60"/>
    </w:p>
    <w:p w:rsidR="3F5B0A19" w:rsidP="25038719" w:rsidRDefault="3F5B0A19" w14:paraId="7D46D3ED" w14:textId="3ECB249E">
      <w:pPr>
        <w:pStyle w:val="Heading3"/>
        <w:rPr>
          <w:rFonts w:ascii="Calibri" w:hAnsi="Calibri" w:eastAsia="Calibri" w:cs="Calibri"/>
          <w:color w:val="4C661A"/>
        </w:rPr>
      </w:pPr>
      <w:bookmarkStart w:name="_Toc111639114" w:id="61"/>
      <w:r w:rsidRPr="25038719">
        <w:rPr>
          <w:rFonts w:ascii="Calibri" w:hAnsi="Calibri" w:eastAsia="Calibri" w:cs="Calibri"/>
          <w:color w:val="4C661A"/>
        </w:rPr>
        <w:t>Téléchargez le logiciel</w:t>
      </w:r>
      <w:bookmarkEnd w:id="61"/>
    </w:p>
    <w:p w:rsidR="3F5B0A19" w:rsidP="00C132F4" w:rsidRDefault="3F5B0A19" w14:paraId="41840A56" w14:textId="26FFB365">
      <w:pPr>
        <w:pStyle w:val="ListParagraph"/>
        <w:numPr>
          <w:ilvl w:val="0"/>
          <w:numId w:val="5"/>
        </w:numPr>
      </w:pPr>
      <w:r w:rsidRPr="12A2F36D">
        <w:rPr>
          <w:rFonts w:ascii="Calibri" w:hAnsi="Calibri" w:eastAsia="Calibri" w:cs="Calibri"/>
        </w:rPr>
        <w:t xml:space="preserve">Téléchargez </w:t>
      </w:r>
      <w:r w:rsidRPr="12A2F36D">
        <w:rPr>
          <w:rFonts w:ascii="Calibri" w:hAnsi="Calibri" w:eastAsia="Calibri" w:cs="Calibri"/>
          <w:b/>
          <w:bCs/>
        </w:rPr>
        <w:t>realvnc Viewer</w:t>
      </w:r>
      <w:r w:rsidRPr="12A2F36D">
        <w:rPr>
          <w:rFonts w:ascii="Calibri" w:hAnsi="Calibri" w:eastAsia="Calibri" w:cs="Calibri"/>
        </w:rPr>
        <w:t xml:space="preserve"> ici : </w:t>
      </w:r>
      <w:hyperlink r:id="rId57">
        <w:r w:rsidRPr="12A2F36D">
          <w:rPr>
            <w:rStyle w:val="Hyperlink"/>
            <w:rFonts w:ascii="Calibri" w:hAnsi="Calibri" w:eastAsia="Calibri" w:cs="Calibri"/>
          </w:rPr>
          <w:t>https://www.realvnc.com/en/connect/download/viewer/</w:t>
        </w:r>
      </w:hyperlink>
    </w:p>
    <w:p w:rsidR="3F5B0A19" w:rsidP="00C132F4" w:rsidRDefault="3F5B0A19" w14:paraId="4CD55357" w14:textId="29031FC7">
      <w:pPr>
        <w:pStyle w:val="ListParagraph"/>
        <w:numPr>
          <w:ilvl w:val="0"/>
          <w:numId w:val="5"/>
        </w:numPr>
      </w:pPr>
      <w:r w:rsidRPr="12A2F36D">
        <w:rPr>
          <w:rFonts w:ascii="Calibri" w:hAnsi="Calibri" w:eastAsia="Calibri" w:cs="Calibri"/>
        </w:rPr>
        <w:t>Installez le logiciel</w:t>
      </w:r>
    </w:p>
    <w:tbl>
      <w:tblPr>
        <w:tblStyle w:val="TableGrid"/>
        <w:tblW w:w="0" w:type="auto"/>
        <w:tblInd w:w="360" w:type="dxa"/>
        <w:tblLayout w:type="fixed"/>
        <w:tblLook w:val="04A0" w:firstRow="1" w:lastRow="0" w:firstColumn="1" w:lastColumn="0" w:noHBand="0" w:noVBand="1"/>
      </w:tblPr>
      <w:tblGrid>
        <w:gridCol w:w="4335"/>
        <w:gridCol w:w="236"/>
        <w:gridCol w:w="4290"/>
      </w:tblGrid>
      <w:tr w:rsidR="12A2F36D" w:rsidTr="12A2F36D" w14:paraId="66A0F63B" w14:textId="77777777">
        <w:tc>
          <w:tcPr>
            <w:tcW w:w="8700" w:type="dxa"/>
            <w:gridSpan w:val="3"/>
          </w:tcPr>
          <w:p w:rsidR="12A2F36D" w:rsidRDefault="12A2F36D" w14:paraId="6BC94629" w14:textId="26F76B3A">
            <w:r w:rsidRPr="12A2F36D">
              <w:rPr>
                <w:rFonts w:ascii="Calibri" w:hAnsi="Calibri" w:eastAsia="Calibri" w:cs="Calibri"/>
              </w:rPr>
              <w:t>Windows (appuyez toujours sur «</w:t>
            </w:r>
            <w:r w:rsidRPr="4E6D27AB" w:rsidR="735A36A3">
              <w:rPr>
                <w:rFonts w:ascii="Calibri" w:hAnsi="Calibri" w:eastAsia="Calibri" w:cs="Calibri"/>
              </w:rPr>
              <w:t xml:space="preserve"> </w:t>
            </w:r>
            <w:r w:rsidRPr="12A2F36D">
              <w:rPr>
                <w:rFonts w:ascii="Calibri" w:hAnsi="Calibri" w:eastAsia="Calibri" w:cs="Calibri"/>
              </w:rPr>
              <w:t>Suivant</w:t>
            </w:r>
            <w:r w:rsidRPr="4E6D27AB" w:rsidR="735A36A3">
              <w:rPr>
                <w:rFonts w:ascii="Calibri" w:hAnsi="Calibri" w:eastAsia="Calibri" w:cs="Calibri"/>
              </w:rPr>
              <w:t xml:space="preserve"> </w:t>
            </w:r>
            <w:r w:rsidRPr="12A2F36D">
              <w:rPr>
                <w:rFonts w:ascii="Calibri" w:hAnsi="Calibri" w:eastAsia="Calibri" w:cs="Calibri"/>
              </w:rPr>
              <w:t>» puis «</w:t>
            </w:r>
            <w:r w:rsidRPr="5392D91D" w:rsidR="735A36A3">
              <w:rPr>
                <w:rFonts w:ascii="Calibri" w:hAnsi="Calibri" w:eastAsia="Calibri" w:cs="Calibri"/>
              </w:rPr>
              <w:t xml:space="preserve"> </w:t>
            </w:r>
            <w:r w:rsidRPr="12A2F36D">
              <w:rPr>
                <w:rFonts w:ascii="Calibri" w:hAnsi="Calibri" w:eastAsia="Calibri" w:cs="Calibri"/>
              </w:rPr>
              <w:t>Installer</w:t>
            </w:r>
            <w:r w:rsidRPr="5392D91D" w:rsidR="735A36A3">
              <w:rPr>
                <w:rFonts w:ascii="Calibri" w:hAnsi="Calibri" w:eastAsia="Calibri" w:cs="Calibri"/>
              </w:rPr>
              <w:t xml:space="preserve"> »)</w:t>
            </w:r>
          </w:p>
        </w:tc>
      </w:tr>
      <w:tr w:rsidR="12A2F36D" w:rsidTr="12A2F36D" w14:paraId="376482F2" w14:textId="77777777">
        <w:tc>
          <w:tcPr>
            <w:tcW w:w="4335" w:type="dxa"/>
          </w:tcPr>
          <w:p w:rsidR="09B007AD" w:rsidP="12A2F36D" w:rsidRDefault="09B007AD" w14:paraId="2A252433" w14:textId="79800F4B">
            <w:r>
              <w:rPr>
                <w:noProof/>
              </w:rPr>
              <w:drawing>
                <wp:inline distT="0" distB="0" distL="0" distR="0" wp14:anchorId="4ADB2112" wp14:editId="15DD6583">
                  <wp:extent cx="2533650" cy="1819275"/>
                  <wp:effectExtent l="0" t="0" r="0" b="0"/>
                  <wp:docPr id="1381374052" name="Image 1381374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extLst>
                              <a:ext uri="{28A0092B-C50C-407E-A947-70E740481C1C}">
                                <a14:useLocalDpi xmlns:a14="http://schemas.microsoft.com/office/drawing/2010/main" val="0"/>
                              </a:ext>
                            </a:extLst>
                          </a:blip>
                          <a:stretch>
                            <a:fillRect/>
                          </a:stretch>
                        </pic:blipFill>
                        <pic:spPr>
                          <a:xfrm>
                            <a:off x="0" y="0"/>
                            <a:ext cx="2533650" cy="1819275"/>
                          </a:xfrm>
                          <a:prstGeom prst="rect">
                            <a:avLst/>
                          </a:prstGeom>
                        </pic:spPr>
                      </pic:pic>
                    </a:graphicData>
                  </a:graphic>
                </wp:inline>
              </w:drawing>
            </w:r>
          </w:p>
        </w:tc>
        <w:tc>
          <w:tcPr>
            <w:tcW w:w="4365" w:type="dxa"/>
            <w:gridSpan w:val="2"/>
          </w:tcPr>
          <w:p w:rsidR="09B007AD" w:rsidP="12A2F36D" w:rsidRDefault="09B007AD" w14:paraId="7710F50B" w14:textId="036AC57E">
            <w:r>
              <w:rPr>
                <w:noProof/>
              </w:rPr>
              <w:drawing>
                <wp:inline distT="0" distB="0" distL="0" distR="0" wp14:anchorId="055C0804" wp14:editId="70C872D8">
                  <wp:extent cx="2571750" cy="1828800"/>
                  <wp:effectExtent l="0" t="0" r="0" b="0"/>
                  <wp:docPr id="1189582635" name="Image 1189582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extLst>
                              <a:ext uri="{28A0092B-C50C-407E-A947-70E740481C1C}">
                                <a14:useLocalDpi xmlns:a14="http://schemas.microsoft.com/office/drawing/2010/main" val="0"/>
                              </a:ext>
                            </a:extLst>
                          </a:blip>
                          <a:stretch>
                            <a:fillRect/>
                          </a:stretch>
                        </pic:blipFill>
                        <pic:spPr>
                          <a:xfrm>
                            <a:off x="0" y="0"/>
                            <a:ext cx="2571750" cy="1828800"/>
                          </a:xfrm>
                          <a:prstGeom prst="rect">
                            <a:avLst/>
                          </a:prstGeom>
                        </pic:spPr>
                      </pic:pic>
                    </a:graphicData>
                  </a:graphic>
                </wp:inline>
              </w:drawing>
            </w:r>
          </w:p>
        </w:tc>
      </w:tr>
      <w:tr w:rsidR="12A2F36D" w:rsidTr="12A2F36D" w14:paraId="143A398C" w14:textId="77777777">
        <w:tc>
          <w:tcPr>
            <w:tcW w:w="8700" w:type="dxa"/>
            <w:gridSpan w:val="3"/>
          </w:tcPr>
          <w:p w:rsidR="12A2F36D" w:rsidRDefault="12A2F36D" w14:paraId="440BE038" w14:textId="0C8968EF">
            <w:r w:rsidRPr="12A2F36D">
              <w:rPr>
                <w:rFonts w:ascii="Calibri" w:hAnsi="Calibri" w:eastAsia="Calibri" w:cs="Calibri"/>
              </w:rPr>
              <w:t>Mac OS</w:t>
            </w:r>
          </w:p>
        </w:tc>
      </w:tr>
      <w:tr w:rsidR="12A2F36D" w:rsidTr="12A2F36D" w14:paraId="63857081" w14:textId="77777777">
        <w:tc>
          <w:tcPr>
            <w:tcW w:w="4410" w:type="dxa"/>
            <w:gridSpan w:val="2"/>
          </w:tcPr>
          <w:p w:rsidR="45ACF05B" w:rsidP="12A2F36D" w:rsidRDefault="45ACF05B" w14:paraId="56796999" w14:textId="2F724721">
            <w:r>
              <w:rPr>
                <w:noProof/>
              </w:rPr>
              <w:drawing>
                <wp:inline distT="0" distB="0" distL="0" distR="0" wp14:anchorId="07820E1E" wp14:editId="1D1FD6D6">
                  <wp:extent cx="2590800" cy="1114425"/>
                  <wp:effectExtent l="0" t="0" r="0" b="0"/>
                  <wp:docPr id="2142862654" name="Image 2142862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extLst>
                              <a:ext uri="{28A0092B-C50C-407E-A947-70E740481C1C}">
                                <a14:useLocalDpi xmlns:a14="http://schemas.microsoft.com/office/drawing/2010/main" val="0"/>
                              </a:ext>
                            </a:extLst>
                          </a:blip>
                          <a:stretch>
                            <a:fillRect/>
                          </a:stretch>
                        </pic:blipFill>
                        <pic:spPr>
                          <a:xfrm>
                            <a:off x="0" y="0"/>
                            <a:ext cx="2590800" cy="1114425"/>
                          </a:xfrm>
                          <a:prstGeom prst="rect">
                            <a:avLst/>
                          </a:prstGeom>
                        </pic:spPr>
                      </pic:pic>
                    </a:graphicData>
                  </a:graphic>
                </wp:inline>
              </w:drawing>
            </w:r>
          </w:p>
        </w:tc>
        <w:tc>
          <w:tcPr>
            <w:tcW w:w="4290" w:type="dxa"/>
          </w:tcPr>
          <w:p w:rsidR="45ACF05B" w:rsidP="12A2F36D" w:rsidRDefault="45ACF05B" w14:paraId="75D29F3E" w14:textId="3884D4C4">
            <w:r>
              <w:rPr>
                <w:noProof/>
              </w:rPr>
              <w:drawing>
                <wp:inline distT="0" distB="0" distL="0" distR="0" wp14:anchorId="768E4E31" wp14:editId="1C7DF2A7">
                  <wp:extent cx="2447925" cy="1123950"/>
                  <wp:effectExtent l="0" t="0" r="0" b="0"/>
                  <wp:docPr id="1164126399" name="Image 1164126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extLst>
                              <a:ext uri="{28A0092B-C50C-407E-A947-70E740481C1C}">
                                <a14:useLocalDpi xmlns:a14="http://schemas.microsoft.com/office/drawing/2010/main" val="0"/>
                              </a:ext>
                            </a:extLst>
                          </a:blip>
                          <a:stretch>
                            <a:fillRect/>
                          </a:stretch>
                        </pic:blipFill>
                        <pic:spPr>
                          <a:xfrm>
                            <a:off x="0" y="0"/>
                            <a:ext cx="2447925" cy="1123950"/>
                          </a:xfrm>
                          <a:prstGeom prst="rect">
                            <a:avLst/>
                          </a:prstGeom>
                        </pic:spPr>
                      </pic:pic>
                    </a:graphicData>
                  </a:graphic>
                </wp:inline>
              </w:drawing>
            </w:r>
          </w:p>
        </w:tc>
      </w:tr>
      <w:tr w:rsidR="12A2F36D" w:rsidTr="12A2F36D" w14:paraId="44E8D067" w14:textId="77777777">
        <w:tc>
          <w:tcPr>
            <w:tcW w:w="4335" w:type="dxa"/>
            <w:tcBorders>
              <w:left w:val="nil"/>
              <w:bottom w:val="nil"/>
              <w:right w:val="nil"/>
            </w:tcBorders>
            <w:vAlign w:val="center"/>
          </w:tcPr>
          <w:p w:rsidR="12A2F36D" w:rsidRDefault="12A2F36D" w14:paraId="3459AC6E" w14:textId="0E025140"/>
        </w:tc>
        <w:tc>
          <w:tcPr>
            <w:tcW w:w="75" w:type="dxa"/>
            <w:tcBorders>
              <w:top w:val="nil"/>
              <w:left w:val="nil"/>
              <w:bottom w:val="nil"/>
              <w:right w:val="nil"/>
            </w:tcBorders>
            <w:vAlign w:val="center"/>
          </w:tcPr>
          <w:p w:rsidR="12A2F36D" w:rsidRDefault="12A2F36D" w14:paraId="79F75448" w14:textId="0EB22F4A"/>
        </w:tc>
        <w:tc>
          <w:tcPr>
            <w:tcW w:w="4290" w:type="dxa"/>
            <w:tcBorders>
              <w:left w:val="nil"/>
              <w:bottom w:val="nil"/>
              <w:right w:val="nil"/>
            </w:tcBorders>
            <w:vAlign w:val="center"/>
          </w:tcPr>
          <w:p w:rsidR="12A2F36D" w:rsidRDefault="12A2F36D" w14:paraId="28CC8876" w14:textId="4A083DFF"/>
        </w:tc>
      </w:tr>
    </w:tbl>
    <w:p w:rsidR="3F5B0A19" w:rsidP="12A2F36D" w:rsidRDefault="3F5B0A19" w14:paraId="0266AB4D" w14:textId="359D2D91">
      <w:r w:rsidRPr="12A2F36D">
        <w:rPr>
          <w:rFonts w:ascii="Calibri" w:hAnsi="Calibri" w:eastAsia="Calibri" w:cs="Calibri"/>
        </w:rPr>
        <w:t xml:space="preserve"> </w:t>
      </w:r>
    </w:p>
    <w:p w:rsidR="3F5B0A19" w:rsidP="25038719" w:rsidRDefault="3F5B0A19" w14:paraId="1D01C3BA" w14:textId="0D3AF8C6">
      <w:pPr>
        <w:pStyle w:val="Heading3"/>
        <w:rPr>
          <w:rFonts w:ascii="Calibri" w:hAnsi="Calibri" w:eastAsia="Calibri" w:cs="Calibri"/>
          <w:color w:val="4C661A"/>
        </w:rPr>
      </w:pPr>
      <w:bookmarkStart w:name="_Toc111639115" w:id="62"/>
      <w:r w:rsidRPr="25038719">
        <w:rPr>
          <w:rFonts w:ascii="Calibri" w:hAnsi="Calibri" w:eastAsia="Calibri" w:cs="Calibri"/>
          <w:color w:val="4C661A"/>
        </w:rPr>
        <w:t>Créez un compte RealVNC</w:t>
      </w:r>
      <w:bookmarkEnd w:id="62"/>
    </w:p>
    <w:p w:rsidR="3F5B0A19" w:rsidP="00C132F4" w:rsidRDefault="3F5B0A19" w14:paraId="67ED2D54" w14:textId="798B0D36">
      <w:pPr>
        <w:pStyle w:val="ListParagraph"/>
        <w:numPr>
          <w:ilvl w:val="0"/>
          <w:numId w:val="4"/>
        </w:numPr>
      </w:pPr>
      <w:r w:rsidRPr="12A2F36D">
        <w:rPr>
          <w:rFonts w:ascii="Calibri" w:hAnsi="Calibri" w:eastAsia="Calibri" w:cs="Calibri"/>
        </w:rPr>
        <w:t xml:space="preserve">Allez dans vos courriels du collège et trouvez le courriel envoyé par realvnc. </w:t>
      </w:r>
    </w:p>
    <w:p w:rsidR="3F5B0A19" w:rsidP="00C132F4" w:rsidRDefault="3F5B0A19" w14:paraId="727329B8" w14:textId="2BCDE03B">
      <w:pPr>
        <w:pStyle w:val="ListParagraph"/>
        <w:numPr>
          <w:ilvl w:val="0"/>
          <w:numId w:val="4"/>
        </w:numPr>
        <w:rPr>
          <w:rFonts w:ascii="Calibri" w:hAnsi="Calibri" w:eastAsia="Calibri" w:cs="Calibri"/>
        </w:rPr>
      </w:pPr>
      <w:r w:rsidRPr="12A2F36D">
        <w:rPr>
          <w:rFonts w:ascii="Calibri" w:hAnsi="Calibri" w:eastAsia="Calibri" w:cs="Calibri"/>
        </w:rPr>
        <w:t>Cliquez sur «JOIN TEAM».</w:t>
      </w:r>
    </w:p>
    <w:p w:rsidR="49C5679C" w:rsidP="12A2F36D" w:rsidRDefault="49C5679C" w14:paraId="3A4D8A29" w14:textId="2FD56AC5">
      <w:r>
        <w:rPr>
          <w:noProof/>
        </w:rPr>
        <w:drawing>
          <wp:inline distT="0" distB="0" distL="0" distR="0" wp14:anchorId="1169B56C" wp14:editId="7F18A979">
            <wp:extent cx="2981325" cy="2343150"/>
            <wp:effectExtent l="0" t="0" r="0" b="0"/>
            <wp:docPr id="1431415772" name="Image 1431415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extLst>
                        <a:ext uri="{28A0092B-C50C-407E-A947-70E740481C1C}">
                          <a14:useLocalDpi xmlns:a14="http://schemas.microsoft.com/office/drawing/2010/main" val="0"/>
                        </a:ext>
                      </a:extLst>
                    </a:blip>
                    <a:stretch>
                      <a:fillRect/>
                    </a:stretch>
                  </pic:blipFill>
                  <pic:spPr>
                    <a:xfrm>
                      <a:off x="0" y="0"/>
                      <a:ext cx="2981325" cy="2343150"/>
                    </a:xfrm>
                    <a:prstGeom prst="rect">
                      <a:avLst/>
                    </a:prstGeom>
                  </pic:spPr>
                </pic:pic>
              </a:graphicData>
            </a:graphic>
          </wp:inline>
        </w:drawing>
      </w:r>
    </w:p>
    <w:p w:rsidR="12A2F36D" w:rsidP="12A2F36D" w:rsidRDefault="12A2F36D" w14:paraId="4080CC18" w14:textId="3E7B69AA">
      <w:pPr>
        <w:jc w:val="center"/>
      </w:pPr>
    </w:p>
    <w:p w:rsidR="3F5B0A19" w:rsidP="00C132F4" w:rsidRDefault="3F5B0A19" w14:paraId="3709F4C6" w14:textId="0F19BDFA">
      <w:pPr>
        <w:pStyle w:val="ListParagraph"/>
        <w:numPr>
          <w:ilvl w:val="0"/>
          <w:numId w:val="4"/>
        </w:numPr>
      </w:pPr>
      <w:r w:rsidRPr="12A2F36D">
        <w:rPr>
          <w:rFonts w:ascii="Calibri" w:hAnsi="Calibri" w:eastAsia="Calibri" w:cs="Calibri"/>
        </w:rPr>
        <w:t>Utilisez les informations de connexion suivantes :</w:t>
      </w:r>
    </w:p>
    <w:p w:rsidR="3F5B0A19" w:rsidP="00C132F4" w:rsidRDefault="3F5B0A19" w14:paraId="2FE6ACCD" w14:textId="738AC9DA">
      <w:pPr>
        <w:pStyle w:val="ListParagraph"/>
        <w:numPr>
          <w:ilvl w:val="1"/>
          <w:numId w:val="3"/>
        </w:numPr>
      </w:pPr>
      <w:r w:rsidRPr="12A2F36D">
        <w:rPr>
          <w:rFonts w:ascii="Calibri" w:hAnsi="Calibri" w:eastAsia="Calibri" w:cs="Calibri"/>
        </w:rPr>
        <w:t>Votre courriel :  le courriel du collège</w:t>
      </w:r>
    </w:p>
    <w:p w:rsidR="3F5B0A19" w:rsidP="00C132F4" w:rsidRDefault="3F5B0A19" w14:paraId="677DCB0D" w14:textId="4A01C853">
      <w:pPr>
        <w:pStyle w:val="ListParagraph"/>
        <w:numPr>
          <w:ilvl w:val="1"/>
          <w:numId w:val="3"/>
        </w:numPr>
      </w:pPr>
      <w:r w:rsidRPr="12A2F36D">
        <w:rPr>
          <w:rFonts w:ascii="Calibri" w:hAnsi="Calibri" w:eastAsia="Calibri" w:cs="Calibri"/>
        </w:rPr>
        <w:t>Mot de passe : un nouveau mot de passe que vous créez</w:t>
      </w:r>
    </w:p>
    <w:p w:rsidRPr="00140C4E" w:rsidR="3F5B0A19" w:rsidP="00C132F4" w:rsidRDefault="3F5B0A19" w14:paraId="62E960CB" w14:textId="02E48222">
      <w:pPr>
        <w:pStyle w:val="ListParagraph"/>
        <w:numPr>
          <w:ilvl w:val="1"/>
          <w:numId w:val="3"/>
        </w:numPr>
        <w:rPr>
          <w:lang w:val="en-CA"/>
        </w:rPr>
      </w:pPr>
      <w:r w:rsidRPr="12A2F36D">
        <w:rPr>
          <w:rFonts w:ascii="Calibri" w:hAnsi="Calibri" w:eastAsia="Calibri" w:cs="Calibri"/>
          <w:lang w:val="en-US"/>
        </w:rPr>
        <w:t>«I plan to use VNC connect for» : «Business use»</w:t>
      </w:r>
    </w:p>
    <w:p w:rsidR="3F5B0A19" w:rsidP="00C132F4" w:rsidRDefault="3F5B0A19" w14:paraId="7C2F7196" w14:textId="16D71BAA">
      <w:pPr>
        <w:pStyle w:val="ListParagraph"/>
        <w:numPr>
          <w:ilvl w:val="1"/>
          <w:numId w:val="3"/>
        </w:numPr>
      </w:pPr>
      <w:r w:rsidRPr="12A2F36D">
        <w:rPr>
          <w:rFonts w:ascii="Calibri" w:hAnsi="Calibri" w:eastAsia="Calibri" w:cs="Calibri"/>
          <w:lang w:val="en-US"/>
        </w:rPr>
        <w:t>«Compagny Name» : Collège Montmorency</w:t>
      </w:r>
    </w:p>
    <w:p w:rsidR="4D7B43C3" w:rsidP="12A2F36D" w:rsidRDefault="4D7B43C3" w14:paraId="6D271D2A" w14:textId="75112FB5">
      <w:pPr>
        <w:jc w:val="center"/>
      </w:pPr>
      <w:r>
        <w:rPr>
          <w:noProof/>
        </w:rPr>
        <w:drawing>
          <wp:inline distT="0" distB="0" distL="0" distR="0" wp14:anchorId="51C09D70" wp14:editId="7CB63AE3">
            <wp:extent cx="2209800" cy="2419350"/>
            <wp:effectExtent l="0" t="0" r="0" b="0"/>
            <wp:docPr id="359102909" name="Image 359102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extLst>
                        <a:ext uri="{28A0092B-C50C-407E-A947-70E740481C1C}">
                          <a14:useLocalDpi xmlns:a14="http://schemas.microsoft.com/office/drawing/2010/main" val="0"/>
                        </a:ext>
                      </a:extLst>
                    </a:blip>
                    <a:stretch>
                      <a:fillRect/>
                    </a:stretch>
                  </pic:blipFill>
                  <pic:spPr>
                    <a:xfrm>
                      <a:off x="0" y="0"/>
                      <a:ext cx="2209800" cy="2419350"/>
                    </a:xfrm>
                    <a:prstGeom prst="rect">
                      <a:avLst/>
                    </a:prstGeom>
                  </pic:spPr>
                </pic:pic>
              </a:graphicData>
            </a:graphic>
          </wp:inline>
        </w:drawing>
      </w:r>
    </w:p>
    <w:p w:rsidR="3F5B0A19" w:rsidP="25038719" w:rsidRDefault="3F5B0A19" w14:paraId="77CCCCF9" w14:textId="6937F77C">
      <w:pPr>
        <w:pStyle w:val="Heading3"/>
        <w:rPr>
          <w:rFonts w:ascii="Calibri" w:hAnsi="Calibri" w:eastAsia="Calibri" w:cs="Calibri"/>
          <w:color w:val="4C661A"/>
        </w:rPr>
      </w:pPr>
      <w:bookmarkStart w:name="_Toc111639116" w:id="63"/>
      <w:r w:rsidRPr="25038719">
        <w:rPr>
          <w:rFonts w:ascii="Calibri" w:hAnsi="Calibri" w:eastAsia="Calibri" w:cs="Calibri"/>
          <w:color w:val="4C661A"/>
        </w:rPr>
        <w:t xml:space="preserve">Ouvrez VNC Viewer et </w:t>
      </w:r>
      <w:r w:rsidRPr="25038719">
        <w:rPr>
          <w:rFonts w:ascii="Calibri" w:hAnsi="Calibri" w:eastAsia="Calibri" w:cs="Calibri"/>
          <w:caps w:val="0"/>
          <w:color w:val="4C661A"/>
        </w:rPr>
        <w:t>identifiez</w:t>
      </w:r>
      <w:r w:rsidRPr="25038719">
        <w:rPr>
          <w:rFonts w:ascii="Calibri" w:hAnsi="Calibri" w:eastAsia="Calibri" w:cs="Calibri"/>
          <w:color w:val="4C661A"/>
        </w:rPr>
        <w:t>-</w:t>
      </w:r>
      <w:r w:rsidRPr="25038719">
        <w:rPr>
          <w:rFonts w:ascii="Calibri" w:hAnsi="Calibri" w:eastAsia="Calibri" w:cs="Calibri"/>
          <w:caps w:val="0"/>
          <w:color w:val="4C661A"/>
        </w:rPr>
        <w:t xml:space="preserve">vous </w:t>
      </w:r>
      <w:r w:rsidRPr="25038719">
        <w:rPr>
          <w:rFonts w:ascii="Calibri" w:hAnsi="Calibri" w:eastAsia="Calibri" w:cs="Calibri"/>
          <w:color w:val="4C661A"/>
        </w:rPr>
        <w:t>dans l’application</w:t>
      </w:r>
      <w:bookmarkEnd w:id="63"/>
    </w:p>
    <w:p w:rsidR="3F5B0A19" w:rsidP="00C132F4" w:rsidRDefault="3F5B0A19" w14:paraId="0C82A571" w14:textId="64263D78">
      <w:pPr>
        <w:pStyle w:val="ListParagraph"/>
        <w:numPr>
          <w:ilvl w:val="0"/>
          <w:numId w:val="2"/>
        </w:numPr>
      </w:pPr>
      <w:r w:rsidRPr="12A2F36D">
        <w:rPr>
          <w:rFonts w:ascii="Calibri" w:hAnsi="Calibri" w:eastAsia="Calibri" w:cs="Calibri"/>
        </w:rPr>
        <w:t>Ouvrez l’application VNC Viewer</w:t>
      </w:r>
    </w:p>
    <w:p w:rsidR="3F5B0A19" w:rsidP="00C132F4" w:rsidRDefault="3F5B0A19" w14:paraId="755B05FB" w14:textId="46A80E74">
      <w:pPr>
        <w:pStyle w:val="ListParagraph"/>
        <w:numPr>
          <w:ilvl w:val="0"/>
          <w:numId w:val="2"/>
        </w:numPr>
      </w:pPr>
      <w:r w:rsidRPr="12A2F36D">
        <w:rPr>
          <w:rFonts w:ascii="Calibri" w:hAnsi="Calibri" w:eastAsia="Calibri" w:cs="Calibri"/>
        </w:rPr>
        <w:t>Cliquez sur ouvrir une session (dans le coin à droite).</w:t>
      </w:r>
    </w:p>
    <w:p w:rsidR="2FEEA338" w:rsidP="12A2F36D" w:rsidRDefault="2FEEA338" w14:paraId="287BD769" w14:textId="460D8E36">
      <w:pPr>
        <w:jc w:val="center"/>
      </w:pPr>
      <w:r>
        <w:rPr>
          <w:noProof/>
        </w:rPr>
        <w:drawing>
          <wp:inline distT="0" distB="0" distL="0" distR="0" wp14:anchorId="26575DA5" wp14:editId="612DBF40">
            <wp:extent cx="2762250" cy="1304925"/>
            <wp:effectExtent l="0" t="0" r="0" b="0"/>
            <wp:docPr id="1649741066" name="Image 1649741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extLst>
                        <a:ext uri="{28A0092B-C50C-407E-A947-70E740481C1C}">
                          <a14:useLocalDpi xmlns:a14="http://schemas.microsoft.com/office/drawing/2010/main" val="0"/>
                        </a:ext>
                      </a:extLst>
                    </a:blip>
                    <a:stretch>
                      <a:fillRect/>
                    </a:stretch>
                  </pic:blipFill>
                  <pic:spPr>
                    <a:xfrm>
                      <a:off x="0" y="0"/>
                      <a:ext cx="2762250" cy="1304925"/>
                    </a:xfrm>
                    <a:prstGeom prst="rect">
                      <a:avLst/>
                    </a:prstGeom>
                  </pic:spPr>
                </pic:pic>
              </a:graphicData>
            </a:graphic>
          </wp:inline>
        </w:drawing>
      </w:r>
    </w:p>
    <w:p w:rsidR="3F5B0A19" w:rsidP="00C132F4" w:rsidRDefault="3F5B0A19" w14:paraId="6BA954EF" w14:textId="60E4342C">
      <w:pPr>
        <w:pStyle w:val="ListParagraph"/>
        <w:numPr>
          <w:ilvl w:val="0"/>
          <w:numId w:val="2"/>
        </w:numPr>
      </w:pPr>
      <w:r w:rsidRPr="12A2F36D">
        <w:rPr>
          <w:rFonts w:ascii="Calibri" w:hAnsi="Calibri" w:eastAsia="Calibri" w:cs="Calibri"/>
        </w:rPr>
        <w:t>Entrez les informations que vous avez inscrits à l’étape précédente pour la création de votre compte Real VNC (le courriel du collège et le mot de passe que vous avez créé)</w:t>
      </w:r>
    </w:p>
    <w:p w:rsidR="7BB20B4F" w:rsidP="12A2F36D" w:rsidRDefault="7BB20B4F" w14:paraId="697502CE" w14:textId="1A1D1A17">
      <w:pPr>
        <w:jc w:val="center"/>
      </w:pPr>
      <w:r>
        <w:rPr>
          <w:noProof/>
        </w:rPr>
        <w:drawing>
          <wp:inline distT="0" distB="0" distL="0" distR="0" wp14:anchorId="692720F0" wp14:editId="198429D0">
            <wp:extent cx="2352675" cy="1590675"/>
            <wp:effectExtent l="0" t="0" r="0" b="0"/>
            <wp:docPr id="1361969884" name="Image 1361969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extLst>
                        <a:ext uri="{28A0092B-C50C-407E-A947-70E740481C1C}">
                          <a14:useLocalDpi xmlns:a14="http://schemas.microsoft.com/office/drawing/2010/main" val="0"/>
                        </a:ext>
                      </a:extLst>
                    </a:blip>
                    <a:stretch>
                      <a:fillRect/>
                    </a:stretch>
                  </pic:blipFill>
                  <pic:spPr>
                    <a:xfrm>
                      <a:off x="0" y="0"/>
                      <a:ext cx="2352675" cy="1590675"/>
                    </a:xfrm>
                    <a:prstGeom prst="rect">
                      <a:avLst/>
                    </a:prstGeom>
                  </pic:spPr>
                </pic:pic>
              </a:graphicData>
            </a:graphic>
          </wp:inline>
        </w:drawing>
      </w:r>
    </w:p>
    <w:p w:rsidR="3F5B0A19" w:rsidP="25038719" w:rsidRDefault="3F5B0A19" w14:paraId="1439E565" w14:textId="73994E78">
      <w:pPr>
        <w:pStyle w:val="Heading3"/>
        <w:rPr>
          <w:rFonts w:ascii="Calibri" w:hAnsi="Calibri" w:eastAsia="Calibri" w:cs="Calibri"/>
          <w:color w:val="4C661A"/>
        </w:rPr>
      </w:pPr>
      <w:bookmarkStart w:name="_Toc111639117" w:id="64"/>
      <w:r w:rsidRPr="25038719">
        <w:rPr>
          <w:rFonts w:ascii="Calibri" w:hAnsi="Calibri" w:eastAsia="Calibri" w:cs="Calibri"/>
          <w:color w:val="4C661A"/>
        </w:rPr>
        <w:t>Sélectionnez et connectez-vous à un ordinateur</w:t>
      </w:r>
      <w:bookmarkEnd w:id="64"/>
    </w:p>
    <w:p w:rsidR="3F5B0A19" w:rsidP="00C132F4" w:rsidRDefault="3F5B0A19" w14:paraId="2635F893" w14:textId="263D0BD9">
      <w:pPr>
        <w:pStyle w:val="ListParagraph"/>
        <w:numPr>
          <w:ilvl w:val="0"/>
          <w:numId w:val="1"/>
        </w:numPr>
      </w:pPr>
      <w:r w:rsidRPr="12A2F36D">
        <w:rPr>
          <w:rFonts w:ascii="Calibri" w:hAnsi="Calibri" w:eastAsia="Calibri" w:cs="Calibri"/>
        </w:rPr>
        <w:t>Assurez-vous d’être connecté au VPN du Collège</w:t>
      </w:r>
    </w:p>
    <w:p w:rsidR="3C1717B4" w:rsidP="12A2F36D" w:rsidRDefault="3C1717B4" w14:paraId="392B4DE5" w14:textId="47A1F80F">
      <w:pPr>
        <w:jc w:val="center"/>
      </w:pPr>
      <w:r>
        <w:rPr>
          <w:noProof/>
        </w:rPr>
        <w:drawing>
          <wp:inline distT="0" distB="0" distL="0" distR="0" wp14:anchorId="5F0DD263" wp14:editId="6E9E7B03">
            <wp:extent cx="2990850" cy="1514475"/>
            <wp:effectExtent l="0" t="0" r="0" b="0"/>
            <wp:docPr id="1828141607" name="Image 1828141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extLst>
                        <a:ext uri="{28A0092B-C50C-407E-A947-70E740481C1C}">
                          <a14:useLocalDpi xmlns:a14="http://schemas.microsoft.com/office/drawing/2010/main" val="0"/>
                        </a:ext>
                      </a:extLst>
                    </a:blip>
                    <a:stretch>
                      <a:fillRect/>
                    </a:stretch>
                  </pic:blipFill>
                  <pic:spPr>
                    <a:xfrm>
                      <a:off x="0" y="0"/>
                      <a:ext cx="2990850" cy="1514475"/>
                    </a:xfrm>
                    <a:prstGeom prst="rect">
                      <a:avLst/>
                    </a:prstGeom>
                  </pic:spPr>
                </pic:pic>
              </a:graphicData>
            </a:graphic>
          </wp:inline>
        </w:drawing>
      </w:r>
    </w:p>
    <w:p w:rsidR="3F5B0A19" w:rsidP="00C132F4" w:rsidRDefault="3F5B0A19" w14:paraId="242F5C44" w14:textId="353290FF">
      <w:pPr>
        <w:pStyle w:val="ListParagraph"/>
        <w:numPr>
          <w:ilvl w:val="0"/>
          <w:numId w:val="1"/>
        </w:numPr>
      </w:pPr>
      <w:r w:rsidRPr="12A2F36D">
        <w:rPr>
          <w:rFonts w:ascii="Calibri" w:hAnsi="Calibri" w:eastAsia="Calibri" w:cs="Calibri"/>
        </w:rPr>
        <w:t xml:space="preserve">Assurez-vous d’avoir réservé un poste dans </w:t>
      </w:r>
      <w:r w:rsidRPr="12A2F36D">
        <w:rPr>
          <w:rFonts w:ascii="Calibri" w:hAnsi="Calibri" w:eastAsia="Calibri" w:cs="Calibri"/>
          <w:b/>
          <w:bCs/>
        </w:rPr>
        <w:t xml:space="preserve">reservations_postes.xlsx </w:t>
      </w:r>
      <w:r w:rsidRPr="12A2F36D">
        <w:rPr>
          <w:rFonts w:ascii="Calibri" w:hAnsi="Calibri" w:eastAsia="Calibri" w:cs="Calibri"/>
        </w:rPr>
        <w:t xml:space="preserve">(lien </w:t>
      </w:r>
      <w:hyperlink r:id="rId67">
        <w:r w:rsidRPr="12A2F36D">
          <w:rPr>
            <w:rStyle w:val="Hyperlink"/>
            <w:rFonts w:ascii="Calibri" w:hAnsi="Calibri" w:eastAsia="Calibri" w:cs="Calibri"/>
          </w:rPr>
          <w:t>Teams</w:t>
        </w:r>
      </w:hyperlink>
      <w:r w:rsidRPr="12A2F36D">
        <w:rPr>
          <w:rFonts w:ascii="Calibri" w:hAnsi="Calibri" w:eastAsia="Calibri" w:cs="Calibri"/>
        </w:rPr>
        <w:t xml:space="preserve"> ou </w:t>
      </w:r>
      <w:hyperlink r:id="rId68">
        <w:r w:rsidRPr="12A2F36D">
          <w:rPr>
            <w:rStyle w:val="Hyperlink"/>
            <w:rFonts w:ascii="Calibri" w:hAnsi="Calibri" w:eastAsia="Calibri" w:cs="Calibri"/>
          </w:rPr>
          <w:t>sharepoint</w:t>
        </w:r>
      </w:hyperlink>
      <w:r w:rsidRPr="12A2F36D">
        <w:rPr>
          <w:rFonts w:ascii="Calibri" w:hAnsi="Calibri" w:eastAsia="Calibri" w:cs="Calibri"/>
        </w:rPr>
        <w:t>). Tentez de toujours utiliser le même poste. Double-cliquez sur le poste réservé.</w:t>
      </w:r>
    </w:p>
    <w:p w:rsidR="005F7C3F" w:rsidP="12A2F36D" w:rsidRDefault="005F7C3F" w14:paraId="417DDBDC" w14:textId="75C6C4C1">
      <w:pPr>
        <w:jc w:val="center"/>
      </w:pPr>
      <w:r>
        <w:rPr>
          <w:noProof/>
        </w:rPr>
        <w:drawing>
          <wp:inline distT="0" distB="0" distL="0" distR="0" wp14:anchorId="6EF76ADB" wp14:editId="1E815F70">
            <wp:extent cx="3619500" cy="1590675"/>
            <wp:effectExtent l="0" t="0" r="0" b="0"/>
            <wp:docPr id="252135425" name="Image 252135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extLst>
                        <a:ext uri="{28A0092B-C50C-407E-A947-70E740481C1C}">
                          <a14:useLocalDpi xmlns:a14="http://schemas.microsoft.com/office/drawing/2010/main" val="0"/>
                        </a:ext>
                      </a:extLst>
                    </a:blip>
                    <a:stretch>
                      <a:fillRect/>
                    </a:stretch>
                  </pic:blipFill>
                  <pic:spPr>
                    <a:xfrm>
                      <a:off x="0" y="0"/>
                      <a:ext cx="3619500" cy="1590675"/>
                    </a:xfrm>
                    <a:prstGeom prst="rect">
                      <a:avLst/>
                    </a:prstGeom>
                  </pic:spPr>
                </pic:pic>
              </a:graphicData>
            </a:graphic>
          </wp:inline>
        </w:drawing>
      </w:r>
    </w:p>
    <w:p w:rsidR="3F5B0A19" w:rsidP="00C132F4" w:rsidRDefault="3F5B0A19" w14:paraId="3BDD69C6" w14:textId="2957DD3B">
      <w:pPr>
        <w:pStyle w:val="ListParagraph"/>
        <w:numPr>
          <w:ilvl w:val="0"/>
          <w:numId w:val="1"/>
        </w:numPr>
      </w:pPr>
      <w:r w:rsidRPr="12A2F36D">
        <w:rPr>
          <w:rFonts w:ascii="Calibri" w:hAnsi="Calibri" w:eastAsia="Calibri" w:cs="Calibri"/>
        </w:rPr>
        <w:t>Cliquez sur continuer</w:t>
      </w:r>
    </w:p>
    <w:p w:rsidR="1EB10D93" w:rsidP="12A2F36D" w:rsidRDefault="1EB10D93" w14:paraId="2E6553D0" w14:textId="6009A72C">
      <w:pPr>
        <w:jc w:val="center"/>
      </w:pPr>
      <w:r>
        <w:rPr>
          <w:noProof/>
        </w:rPr>
        <w:drawing>
          <wp:inline distT="0" distB="0" distL="0" distR="0" wp14:anchorId="6E5AE863" wp14:editId="4BAE2905">
            <wp:extent cx="2181225" cy="1619250"/>
            <wp:effectExtent l="0" t="0" r="0" b="0"/>
            <wp:docPr id="1676106830" name="Image 1676106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extLst>
                        <a:ext uri="{28A0092B-C50C-407E-A947-70E740481C1C}">
                          <a14:useLocalDpi xmlns:a14="http://schemas.microsoft.com/office/drawing/2010/main" val="0"/>
                        </a:ext>
                      </a:extLst>
                    </a:blip>
                    <a:stretch>
                      <a:fillRect/>
                    </a:stretch>
                  </pic:blipFill>
                  <pic:spPr>
                    <a:xfrm>
                      <a:off x="0" y="0"/>
                      <a:ext cx="2181225" cy="1619250"/>
                    </a:xfrm>
                    <a:prstGeom prst="rect">
                      <a:avLst/>
                    </a:prstGeom>
                  </pic:spPr>
                </pic:pic>
              </a:graphicData>
            </a:graphic>
          </wp:inline>
        </w:drawing>
      </w:r>
    </w:p>
    <w:p w:rsidR="3F5B0A19" w:rsidP="00C132F4" w:rsidRDefault="3F5B0A19" w14:paraId="160B4598" w14:textId="5BBF673D">
      <w:pPr>
        <w:pStyle w:val="ListParagraph"/>
        <w:numPr>
          <w:ilvl w:val="0"/>
          <w:numId w:val="1"/>
        </w:numPr>
      </w:pPr>
      <w:r w:rsidRPr="12A2F36D">
        <w:rPr>
          <w:rFonts w:ascii="Calibri" w:hAnsi="Calibri" w:eastAsia="Calibri" w:cs="Calibri"/>
        </w:rPr>
        <w:t>Entrez vos informations de connexion du collège pour établir un connexion VNC :</w:t>
      </w:r>
    </w:p>
    <w:p w:rsidR="3F5B0A19" w:rsidP="00C132F4" w:rsidRDefault="3F5B0A19" w14:paraId="493CABBB" w14:textId="3709848B">
      <w:pPr>
        <w:pStyle w:val="ListParagraph"/>
        <w:numPr>
          <w:ilvl w:val="1"/>
          <w:numId w:val="1"/>
        </w:numPr>
      </w:pPr>
      <w:r w:rsidRPr="12A2F36D">
        <w:rPr>
          <w:rFonts w:ascii="Calibri" w:hAnsi="Calibri" w:eastAsia="Calibri" w:cs="Calibri"/>
        </w:rPr>
        <w:t>Nom d’utilisateur : votre nom d'utilisateur du collège (utilisé pour se connecter sur les ordinateurs du Collège ou pour le sans-fil).</w:t>
      </w:r>
    </w:p>
    <w:p w:rsidR="3F5B0A19" w:rsidP="00C132F4" w:rsidRDefault="3F5B0A19" w14:paraId="1339F5CA" w14:textId="75087879">
      <w:pPr>
        <w:pStyle w:val="ListParagraph"/>
        <w:numPr>
          <w:ilvl w:val="1"/>
          <w:numId w:val="1"/>
        </w:numPr>
      </w:pPr>
      <w:r w:rsidRPr="12A2F36D">
        <w:rPr>
          <w:rFonts w:ascii="Calibri" w:hAnsi="Calibri" w:eastAsia="Calibri" w:cs="Calibri"/>
        </w:rPr>
        <w:t>Mot de passe : votre mot de passe (le même que celui pour le sans-fil et pour se connecter sur les ordinateurs du Collège).</w:t>
      </w:r>
    </w:p>
    <w:p w:rsidR="67273425" w:rsidP="12A2F36D" w:rsidRDefault="67273425" w14:paraId="16EC144A" w14:textId="4671DCC8">
      <w:pPr>
        <w:jc w:val="center"/>
      </w:pPr>
      <w:r>
        <w:rPr>
          <w:noProof/>
        </w:rPr>
        <w:drawing>
          <wp:inline distT="0" distB="0" distL="0" distR="0" wp14:anchorId="42EF9CBD" wp14:editId="4C6171BD">
            <wp:extent cx="2085975" cy="1562100"/>
            <wp:effectExtent l="0" t="0" r="0" b="0"/>
            <wp:docPr id="1371918738" name="Image 1371918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extLst>
                        <a:ext uri="{28A0092B-C50C-407E-A947-70E740481C1C}">
                          <a14:useLocalDpi xmlns:a14="http://schemas.microsoft.com/office/drawing/2010/main" val="0"/>
                        </a:ext>
                      </a:extLst>
                    </a:blip>
                    <a:stretch>
                      <a:fillRect/>
                    </a:stretch>
                  </pic:blipFill>
                  <pic:spPr>
                    <a:xfrm>
                      <a:off x="0" y="0"/>
                      <a:ext cx="2085975" cy="1562100"/>
                    </a:xfrm>
                    <a:prstGeom prst="rect">
                      <a:avLst/>
                    </a:prstGeom>
                  </pic:spPr>
                </pic:pic>
              </a:graphicData>
            </a:graphic>
          </wp:inline>
        </w:drawing>
      </w:r>
    </w:p>
    <w:p w:rsidR="3F5B0A19" w:rsidP="00C132F4" w:rsidRDefault="3F5B0A19" w14:paraId="3D665CC9" w14:textId="2A9EAD1C">
      <w:pPr>
        <w:pStyle w:val="ListParagraph"/>
        <w:numPr>
          <w:ilvl w:val="0"/>
          <w:numId w:val="1"/>
        </w:numPr>
      </w:pPr>
      <w:r w:rsidRPr="12A2F36D">
        <w:rPr>
          <w:rFonts w:ascii="Calibri" w:hAnsi="Calibri" w:eastAsia="Calibri" w:cs="Calibri"/>
        </w:rPr>
        <w:t xml:space="preserve">Entrez </w:t>
      </w:r>
      <w:r w:rsidRPr="12A2F36D">
        <w:rPr>
          <w:rFonts w:ascii="Calibri" w:hAnsi="Calibri" w:eastAsia="Calibri" w:cs="Calibri"/>
          <w:b/>
          <w:bCs/>
        </w:rPr>
        <w:t>encore une fois</w:t>
      </w:r>
      <w:r w:rsidRPr="12A2F36D">
        <w:rPr>
          <w:rFonts w:ascii="Calibri" w:hAnsi="Calibri" w:eastAsia="Calibri" w:cs="Calibri"/>
        </w:rPr>
        <w:t xml:space="preserve"> vos informations de connexion du collège pour ouvrir une session sur l’ordinateur :</w:t>
      </w:r>
    </w:p>
    <w:p w:rsidR="3F5B0A19" w:rsidP="00C132F4" w:rsidRDefault="3F5B0A19" w14:paraId="698C6C55" w14:textId="1BA91B59">
      <w:pPr>
        <w:pStyle w:val="ListParagraph"/>
        <w:numPr>
          <w:ilvl w:val="1"/>
          <w:numId w:val="1"/>
        </w:numPr>
      </w:pPr>
      <w:r w:rsidRPr="12A2F36D">
        <w:rPr>
          <w:rFonts w:ascii="Calibri" w:hAnsi="Calibri" w:eastAsia="Calibri" w:cs="Calibri"/>
        </w:rPr>
        <w:t>Nom d’utilisateur : votre nom d'utilisateur du collège (utilisé pour se connecter sur les ordinateurs du Collège ou pour le sans-fil).</w:t>
      </w:r>
    </w:p>
    <w:p w:rsidR="3F5B0A19" w:rsidP="00C132F4" w:rsidRDefault="3F5B0A19" w14:paraId="35D8FD86" w14:textId="196C00A6">
      <w:pPr>
        <w:pStyle w:val="ListParagraph"/>
        <w:numPr>
          <w:ilvl w:val="1"/>
          <w:numId w:val="1"/>
        </w:numPr>
      </w:pPr>
      <w:r w:rsidRPr="12A2F36D">
        <w:rPr>
          <w:rFonts w:ascii="Calibri" w:hAnsi="Calibri" w:eastAsia="Calibri" w:cs="Calibri"/>
        </w:rPr>
        <w:t>Mot de passe : votre mot de passe (le même que celui pour le sans-fil et pour se connecter sur les ordinateurs du Collège).</w:t>
      </w:r>
    </w:p>
    <w:p w:rsidR="7F7DC56A" w:rsidP="12A2F36D" w:rsidRDefault="7F7DC56A" w14:paraId="27CA5B1E" w14:textId="2693788E">
      <w:pPr>
        <w:jc w:val="center"/>
      </w:pPr>
      <w:r>
        <w:rPr>
          <w:noProof/>
        </w:rPr>
        <w:drawing>
          <wp:inline distT="0" distB="0" distL="0" distR="0" wp14:anchorId="0A769647" wp14:editId="5BDA776B">
            <wp:extent cx="1562100" cy="1362075"/>
            <wp:effectExtent l="0" t="0" r="0" b="0"/>
            <wp:docPr id="2137927003" name="Image 2137927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extLst>
                        <a:ext uri="{28A0092B-C50C-407E-A947-70E740481C1C}">
                          <a14:useLocalDpi xmlns:a14="http://schemas.microsoft.com/office/drawing/2010/main" val="0"/>
                        </a:ext>
                      </a:extLst>
                    </a:blip>
                    <a:stretch>
                      <a:fillRect/>
                    </a:stretch>
                  </pic:blipFill>
                  <pic:spPr>
                    <a:xfrm>
                      <a:off x="0" y="0"/>
                      <a:ext cx="1562100" cy="1362075"/>
                    </a:xfrm>
                    <a:prstGeom prst="rect">
                      <a:avLst/>
                    </a:prstGeom>
                  </pic:spPr>
                </pic:pic>
              </a:graphicData>
            </a:graphic>
          </wp:inline>
        </w:drawing>
      </w:r>
    </w:p>
    <w:p w:rsidR="3F5B0A19" w:rsidP="00C132F4" w:rsidRDefault="3F5B0A19" w14:paraId="480998A9" w14:textId="6B6EF54A">
      <w:pPr>
        <w:pStyle w:val="ListParagraph"/>
        <w:numPr>
          <w:ilvl w:val="0"/>
          <w:numId w:val="1"/>
        </w:numPr>
      </w:pPr>
      <w:r w:rsidRPr="12A2F36D">
        <w:rPr>
          <w:rFonts w:ascii="Calibri" w:hAnsi="Calibri" w:eastAsia="Calibri" w:cs="Calibri"/>
        </w:rPr>
        <w:t xml:space="preserve">Vous maintenant connecté à un ordinateur du collège. </w:t>
      </w:r>
      <w:r w:rsidRPr="12A2F36D">
        <w:rPr>
          <w:rFonts w:ascii="Calibri" w:hAnsi="Calibri" w:eastAsia="Calibri" w:cs="Calibri"/>
          <w:b/>
          <w:bCs/>
          <w:color w:val="FF0000"/>
        </w:rPr>
        <w:t xml:space="preserve">Attention : les personnes présentes sur place voient toutes les actions que vous effectuez en temps réel sur les écrans des ordinateurs au collège. </w:t>
      </w:r>
    </w:p>
    <w:p w:rsidR="3F5B0A19" w:rsidP="00C132F4" w:rsidRDefault="3F5B0A19" w14:paraId="6A6ED257" w14:textId="39BC396D">
      <w:pPr>
        <w:pStyle w:val="ListParagraph"/>
        <w:numPr>
          <w:ilvl w:val="0"/>
          <w:numId w:val="1"/>
        </w:numPr>
      </w:pPr>
      <w:r w:rsidRPr="12A2F36D">
        <w:rPr>
          <w:rFonts w:ascii="Calibri" w:hAnsi="Calibri" w:eastAsia="Calibri" w:cs="Calibri"/>
        </w:rPr>
        <w:t xml:space="preserve">Enfin, dans les salles Windows, vous pouvez changer la résolution de votre ordinateur pour faciliter le travail. Faites un clic-droit sur le bureau et sélectionnez « paramètres d’affichage ». </w:t>
      </w:r>
    </w:p>
    <w:p w:rsidR="3757ACB0" w:rsidP="12A2F36D" w:rsidRDefault="3757ACB0" w14:paraId="0DEDD096" w14:textId="14AF4D0E">
      <w:pPr>
        <w:jc w:val="center"/>
      </w:pPr>
      <w:r>
        <w:rPr>
          <w:noProof/>
        </w:rPr>
        <w:drawing>
          <wp:inline distT="0" distB="0" distL="0" distR="0" wp14:anchorId="7730E263" wp14:editId="677F3AEB">
            <wp:extent cx="1628775" cy="1571625"/>
            <wp:effectExtent l="0" t="0" r="0" b="0"/>
            <wp:docPr id="1018598454" name="Image 1018598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a:extLst>
                        <a:ext uri="{28A0092B-C50C-407E-A947-70E740481C1C}">
                          <a14:useLocalDpi xmlns:a14="http://schemas.microsoft.com/office/drawing/2010/main" val="0"/>
                        </a:ext>
                      </a:extLst>
                    </a:blip>
                    <a:stretch>
                      <a:fillRect/>
                    </a:stretch>
                  </pic:blipFill>
                  <pic:spPr>
                    <a:xfrm>
                      <a:off x="0" y="0"/>
                      <a:ext cx="1628775" cy="1571625"/>
                    </a:xfrm>
                    <a:prstGeom prst="rect">
                      <a:avLst/>
                    </a:prstGeom>
                  </pic:spPr>
                </pic:pic>
              </a:graphicData>
            </a:graphic>
          </wp:inline>
        </w:drawing>
      </w:r>
    </w:p>
    <w:p w:rsidR="3F5B0A19" w:rsidP="00C132F4" w:rsidRDefault="3F5B0A19" w14:paraId="4430D45A" w14:textId="12B0EEC6">
      <w:pPr>
        <w:pStyle w:val="ListParagraph"/>
        <w:numPr>
          <w:ilvl w:val="0"/>
          <w:numId w:val="1"/>
        </w:numPr>
      </w:pPr>
      <w:r w:rsidRPr="12A2F36D">
        <w:rPr>
          <w:rFonts w:ascii="Calibri" w:hAnsi="Calibri" w:eastAsia="Calibri" w:cs="Calibri"/>
          <w:color w:val="EE7B08"/>
          <w:u w:val="single"/>
        </w:rPr>
        <w:t>Cliquez sur affichage et changez la résolution en 1920 X 1080 afin de voir l’entièreté du bureau.</w:t>
      </w:r>
    </w:p>
    <w:p w:rsidR="79E7A020" w:rsidP="12A2F36D" w:rsidRDefault="79E7A020" w14:paraId="58440A2D" w14:textId="15F5D6CB">
      <w:pPr>
        <w:jc w:val="center"/>
      </w:pPr>
      <w:r>
        <w:rPr>
          <w:noProof/>
        </w:rPr>
        <w:drawing>
          <wp:inline distT="0" distB="0" distL="0" distR="0" wp14:anchorId="1EAB2B79" wp14:editId="10F1C8DC">
            <wp:extent cx="2447925" cy="1895475"/>
            <wp:effectExtent l="0" t="0" r="0" b="0"/>
            <wp:docPr id="393637247" name="Image 393637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a:extLst>
                        <a:ext uri="{28A0092B-C50C-407E-A947-70E740481C1C}">
                          <a14:useLocalDpi xmlns:a14="http://schemas.microsoft.com/office/drawing/2010/main" val="0"/>
                        </a:ext>
                      </a:extLst>
                    </a:blip>
                    <a:stretch>
                      <a:fillRect/>
                    </a:stretch>
                  </pic:blipFill>
                  <pic:spPr>
                    <a:xfrm>
                      <a:off x="0" y="0"/>
                      <a:ext cx="2447925" cy="1895475"/>
                    </a:xfrm>
                    <a:prstGeom prst="rect">
                      <a:avLst/>
                    </a:prstGeom>
                  </pic:spPr>
                </pic:pic>
              </a:graphicData>
            </a:graphic>
          </wp:inline>
        </w:drawing>
      </w:r>
    </w:p>
    <w:p w:rsidR="3F5B0A19" w:rsidP="00C132F4" w:rsidRDefault="3F5B0A19" w14:paraId="49A7D941" w14:textId="29A10E6A">
      <w:pPr>
        <w:pStyle w:val="ListParagraph"/>
        <w:numPr>
          <w:ilvl w:val="0"/>
          <w:numId w:val="1"/>
        </w:numPr>
      </w:pPr>
      <w:r w:rsidRPr="12A2F36D">
        <w:rPr>
          <w:rFonts w:ascii="Calibri" w:hAnsi="Calibri" w:eastAsia="Calibri" w:cs="Calibri"/>
          <w:b/>
          <w:bCs/>
          <w:color w:val="FF0000"/>
          <w:u w:val="single"/>
        </w:rPr>
        <w:t>Attention : n’oubliez pas de fermer votre session Windows ou Mac OS avant de fermer la connexion VNC. Sinon, quelqu’un pourrait prendre le contrôle de votre compte.</w:t>
      </w:r>
    </w:p>
    <w:tbl>
      <w:tblPr>
        <w:tblStyle w:val="TableGrid"/>
        <w:tblW w:w="0" w:type="auto"/>
        <w:tblInd w:w="360" w:type="dxa"/>
        <w:tblLayout w:type="fixed"/>
        <w:tblLook w:val="04A0" w:firstRow="1" w:lastRow="0" w:firstColumn="1" w:lastColumn="0" w:noHBand="0" w:noVBand="1"/>
      </w:tblPr>
      <w:tblGrid>
        <w:gridCol w:w="4530"/>
        <w:gridCol w:w="4530"/>
      </w:tblGrid>
      <w:tr w:rsidR="12A2F36D" w:rsidTr="12A2F36D" w14:paraId="480F040E" w14:textId="77777777">
        <w:tc>
          <w:tcPr>
            <w:tcW w:w="4530" w:type="dxa"/>
          </w:tcPr>
          <w:p w:rsidR="12A2F36D" w:rsidP="12A2F36D" w:rsidRDefault="12A2F36D" w14:paraId="31E45CC9" w14:textId="2F091600">
            <w:pPr>
              <w:jc w:val="center"/>
            </w:pPr>
            <w:r w:rsidRPr="12A2F36D">
              <w:rPr>
                <w:rFonts w:ascii="Calibri" w:hAnsi="Calibri" w:eastAsia="Calibri" w:cs="Calibri"/>
              </w:rPr>
              <w:t>Dans Windows</w:t>
            </w:r>
          </w:p>
        </w:tc>
        <w:tc>
          <w:tcPr>
            <w:tcW w:w="4530" w:type="dxa"/>
          </w:tcPr>
          <w:p w:rsidR="12A2F36D" w:rsidP="12A2F36D" w:rsidRDefault="12A2F36D" w14:paraId="7331DC64" w14:textId="05E84601">
            <w:pPr>
              <w:jc w:val="center"/>
            </w:pPr>
            <w:r w:rsidRPr="12A2F36D">
              <w:rPr>
                <w:rFonts w:ascii="Calibri" w:hAnsi="Calibri" w:eastAsia="Calibri" w:cs="Calibri"/>
              </w:rPr>
              <w:t>Dans Mac OS</w:t>
            </w:r>
          </w:p>
        </w:tc>
      </w:tr>
      <w:tr w:rsidR="12A2F36D" w:rsidTr="12A2F36D" w14:paraId="00AC30C3" w14:textId="77777777">
        <w:tc>
          <w:tcPr>
            <w:tcW w:w="4530" w:type="dxa"/>
          </w:tcPr>
          <w:p w:rsidR="20E9CA49" w:rsidP="12A2F36D" w:rsidRDefault="20E9CA49" w14:paraId="7AA6296A" w14:textId="41451524">
            <w:r>
              <w:rPr>
                <w:noProof/>
              </w:rPr>
              <w:drawing>
                <wp:inline distT="0" distB="0" distL="0" distR="0" wp14:anchorId="532481E8" wp14:editId="693CE530">
                  <wp:extent cx="2634974" cy="3762375"/>
                  <wp:effectExtent l="0" t="0" r="0" b="0"/>
                  <wp:docPr id="1227597771" name="Image 1227597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a:extLst>
                              <a:ext uri="{28A0092B-C50C-407E-A947-70E740481C1C}">
                                <a14:useLocalDpi xmlns:a14="http://schemas.microsoft.com/office/drawing/2010/main" val="0"/>
                              </a:ext>
                            </a:extLst>
                          </a:blip>
                          <a:stretch>
                            <a:fillRect/>
                          </a:stretch>
                        </pic:blipFill>
                        <pic:spPr>
                          <a:xfrm>
                            <a:off x="0" y="0"/>
                            <a:ext cx="2634974" cy="3762375"/>
                          </a:xfrm>
                          <a:prstGeom prst="rect">
                            <a:avLst/>
                          </a:prstGeom>
                        </pic:spPr>
                      </pic:pic>
                    </a:graphicData>
                  </a:graphic>
                </wp:inline>
              </w:drawing>
            </w:r>
          </w:p>
        </w:tc>
        <w:tc>
          <w:tcPr>
            <w:tcW w:w="4530" w:type="dxa"/>
          </w:tcPr>
          <w:p w:rsidR="20E9CA49" w:rsidP="12A2F36D" w:rsidRDefault="20E9CA49" w14:paraId="12B1BC64" w14:textId="5BFDA783">
            <w:r>
              <w:rPr>
                <w:noProof/>
              </w:rPr>
              <w:drawing>
                <wp:inline distT="0" distB="0" distL="0" distR="0" wp14:anchorId="208FEDD5" wp14:editId="0735743D">
                  <wp:extent cx="2733675" cy="1924050"/>
                  <wp:effectExtent l="0" t="0" r="0" b="0"/>
                  <wp:docPr id="354167258" name="Image 354167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a:extLst>
                              <a:ext uri="{28A0092B-C50C-407E-A947-70E740481C1C}">
                                <a14:useLocalDpi xmlns:a14="http://schemas.microsoft.com/office/drawing/2010/main" val="0"/>
                              </a:ext>
                            </a:extLst>
                          </a:blip>
                          <a:stretch>
                            <a:fillRect/>
                          </a:stretch>
                        </pic:blipFill>
                        <pic:spPr>
                          <a:xfrm>
                            <a:off x="0" y="0"/>
                            <a:ext cx="2733675" cy="1924050"/>
                          </a:xfrm>
                          <a:prstGeom prst="rect">
                            <a:avLst/>
                          </a:prstGeom>
                        </pic:spPr>
                      </pic:pic>
                    </a:graphicData>
                  </a:graphic>
                </wp:inline>
              </w:drawing>
            </w:r>
          </w:p>
        </w:tc>
      </w:tr>
    </w:tbl>
    <w:p w:rsidR="3F5B0A19" w:rsidP="00C132F4" w:rsidRDefault="3F5B0A19" w14:paraId="7CAF91AF" w14:textId="28BF7F92">
      <w:pPr>
        <w:pStyle w:val="ListParagraph"/>
        <w:numPr>
          <w:ilvl w:val="0"/>
          <w:numId w:val="1"/>
        </w:numPr>
      </w:pPr>
      <w:r w:rsidRPr="12A2F36D">
        <w:rPr>
          <w:rFonts w:ascii="Calibri" w:hAnsi="Calibri" w:eastAsia="Calibri" w:cs="Calibri"/>
          <w:color w:val="EE7B08"/>
          <w:u w:val="single"/>
        </w:rPr>
        <w:t>Pour les ordinateurs Windows, vous pouvez activer l’écran vide. En effectuant cette dernière opération, vous désactivez l’écran de l’ordinateur dans la salle physique où l’ordinateur est situé.</w:t>
      </w:r>
    </w:p>
    <w:p w:rsidR="3F5B0A19" w:rsidP="00C132F4" w:rsidRDefault="3F5B0A19" w14:paraId="7A539C97" w14:textId="2FB6F6C9">
      <w:pPr>
        <w:pStyle w:val="ListParagraph"/>
        <w:numPr>
          <w:ilvl w:val="1"/>
          <w:numId w:val="1"/>
        </w:numPr>
      </w:pPr>
      <w:r w:rsidRPr="12A2F36D">
        <w:rPr>
          <w:rFonts w:ascii="Calibri" w:hAnsi="Calibri" w:eastAsia="Calibri" w:cs="Calibri"/>
          <w:color w:val="EE7B08"/>
          <w:u w:val="single"/>
        </w:rPr>
        <w:t>Effectuer un clic-droit sur l’icône de VNC Server dans la zone de notification.</w:t>
      </w:r>
    </w:p>
    <w:p w:rsidR="5D5D96F6" w:rsidP="12A2F36D" w:rsidRDefault="5D5D96F6" w14:paraId="011E8DE2" w14:textId="42ED6215">
      <w:pPr>
        <w:jc w:val="center"/>
      </w:pPr>
      <w:r>
        <w:rPr>
          <w:noProof/>
        </w:rPr>
        <w:drawing>
          <wp:inline distT="0" distB="0" distL="0" distR="0" wp14:anchorId="37B2D1A9" wp14:editId="552321AB">
            <wp:extent cx="1466850" cy="1181100"/>
            <wp:effectExtent l="0" t="0" r="0" b="0"/>
            <wp:docPr id="2117899958" name="Image 2117899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a:extLst>
                        <a:ext uri="{28A0092B-C50C-407E-A947-70E740481C1C}">
                          <a14:useLocalDpi xmlns:a14="http://schemas.microsoft.com/office/drawing/2010/main" val="0"/>
                        </a:ext>
                      </a:extLst>
                    </a:blip>
                    <a:stretch>
                      <a:fillRect/>
                    </a:stretch>
                  </pic:blipFill>
                  <pic:spPr>
                    <a:xfrm>
                      <a:off x="0" y="0"/>
                      <a:ext cx="1466850" cy="1181100"/>
                    </a:xfrm>
                    <a:prstGeom prst="rect">
                      <a:avLst/>
                    </a:prstGeom>
                  </pic:spPr>
                </pic:pic>
              </a:graphicData>
            </a:graphic>
          </wp:inline>
        </w:drawing>
      </w:r>
    </w:p>
    <w:p w:rsidR="3F5B0A19" w:rsidP="00C132F4" w:rsidRDefault="3F5B0A19" w14:paraId="092BEF0D" w14:textId="697CDA1C">
      <w:pPr>
        <w:pStyle w:val="ListParagraph"/>
        <w:numPr>
          <w:ilvl w:val="1"/>
          <w:numId w:val="1"/>
        </w:numPr>
      </w:pPr>
      <w:r w:rsidRPr="12A2F36D">
        <w:rPr>
          <w:rFonts w:ascii="Calibri" w:hAnsi="Calibri" w:eastAsia="Calibri" w:cs="Calibri"/>
          <w:color w:val="EE7B08"/>
          <w:u w:val="single"/>
        </w:rPr>
        <w:t>Choissizer «Options…»</w:t>
      </w:r>
    </w:p>
    <w:p w:rsidR="60DB444A" w:rsidP="12A2F36D" w:rsidRDefault="60DB444A" w14:paraId="299DDE58" w14:textId="13BE2569">
      <w:pPr>
        <w:jc w:val="center"/>
      </w:pPr>
      <w:r>
        <w:rPr>
          <w:noProof/>
        </w:rPr>
        <w:drawing>
          <wp:inline distT="0" distB="0" distL="0" distR="0" wp14:anchorId="77EF00B4" wp14:editId="27BA4C43">
            <wp:extent cx="1428750" cy="1314450"/>
            <wp:effectExtent l="0" t="0" r="0" b="0"/>
            <wp:docPr id="61876413" name="Image 61876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8">
                      <a:extLst>
                        <a:ext uri="{28A0092B-C50C-407E-A947-70E740481C1C}">
                          <a14:useLocalDpi xmlns:a14="http://schemas.microsoft.com/office/drawing/2010/main" val="0"/>
                        </a:ext>
                      </a:extLst>
                    </a:blip>
                    <a:stretch>
                      <a:fillRect/>
                    </a:stretch>
                  </pic:blipFill>
                  <pic:spPr>
                    <a:xfrm>
                      <a:off x="0" y="0"/>
                      <a:ext cx="1428750" cy="1314450"/>
                    </a:xfrm>
                    <a:prstGeom prst="rect">
                      <a:avLst/>
                    </a:prstGeom>
                  </pic:spPr>
                </pic:pic>
              </a:graphicData>
            </a:graphic>
          </wp:inline>
        </w:drawing>
      </w:r>
    </w:p>
    <w:p w:rsidR="3F5B0A19" w:rsidP="00C132F4" w:rsidRDefault="3F5B0A19" w14:paraId="5B594CD6" w14:textId="40F44B22">
      <w:pPr>
        <w:pStyle w:val="ListParagraph"/>
        <w:numPr>
          <w:ilvl w:val="1"/>
          <w:numId w:val="1"/>
        </w:numPr>
      </w:pPr>
      <w:r w:rsidRPr="12A2F36D">
        <w:rPr>
          <w:rFonts w:ascii="Calibri" w:hAnsi="Calibri" w:eastAsia="Calibri" w:cs="Calibri"/>
        </w:rPr>
        <w:t>Cliquez sur confidentialité et activez l’option « écran vide lorsque des utilisateurs sont connectés. »</w:t>
      </w:r>
    </w:p>
    <w:p w:rsidR="2DA61C58" w:rsidP="12A2F36D" w:rsidRDefault="2DA61C58" w14:paraId="3DF864D9" w14:textId="4DB42ACC">
      <w:pPr>
        <w:jc w:val="center"/>
      </w:pPr>
      <w:r>
        <w:rPr>
          <w:noProof/>
        </w:rPr>
        <w:drawing>
          <wp:inline distT="0" distB="0" distL="0" distR="0" wp14:anchorId="3A0AB9A4" wp14:editId="57153FA2">
            <wp:extent cx="2514600" cy="2047875"/>
            <wp:effectExtent l="0" t="0" r="0" b="0"/>
            <wp:docPr id="954295106" name="Image 954295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9">
                      <a:extLst>
                        <a:ext uri="{28A0092B-C50C-407E-A947-70E740481C1C}">
                          <a14:useLocalDpi xmlns:a14="http://schemas.microsoft.com/office/drawing/2010/main" val="0"/>
                        </a:ext>
                      </a:extLst>
                    </a:blip>
                    <a:stretch>
                      <a:fillRect/>
                    </a:stretch>
                  </pic:blipFill>
                  <pic:spPr>
                    <a:xfrm>
                      <a:off x="0" y="0"/>
                      <a:ext cx="2514600" cy="2047875"/>
                    </a:xfrm>
                    <a:prstGeom prst="rect">
                      <a:avLst/>
                    </a:prstGeom>
                  </pic:spPr>
                </pic:pic>
              </a:graphicData>
            </a:graphic>
          </wp:inline>
        </w:drawing>
      </w:r>
    </w:p>
    <w:p w:rsidR="718DBD50" w:rsidP="00741F15" w:rsidRDefault="718DBD50" w14:paraId="4090BFE9" w14:textId="3CF453EF">
      <w:pPr>
        <w:pStyle w:val="Heading1"/>
      </w:pPr>
      <w:bookmarkStart w:name="_Toc51571376" w:id="65"/>
      <w:bookmarkStart w:name="_Toc51582408" w:id="66"/>
      <w:bookmarkStart w:name="_Toc111639118" w:id="67"/>
      <w:r>
        <w:t>Matériel</w:t>
      </w:r>
      <w:bookmarkEnd w:id="65"/>
      <w:bookmarkEnd w:id="66"/>
      <w:bookmarkEnd w:id="67"/>
    </w:p>
    <w:p w:rsidRPr="00A00FF9" w:rsidR="00A00FF9" w:rsidP="00A00FF9" w:rsidRDefault="00A00FF9" w14:paraId="094FD1A0" w14:textId="7A1987AC">
      <w:pPr>
        <w:rPr>
          <w:rFonts w:ascii="Calibri" w:hAnsi="Calibri" w:eastAsia="Calibri" w:cs="Calibri"/>
        </w:rPr>
      </w:pPr>
      <w:r w:rsidRPr="00A00FF9">
        <w:rPr>
          <w:rFonts w:ascii="Calibri" w:hAnsi="Calibri" w:eastAsia="Calibri" w:cs="Calibri"/>
        </w:rPr>
        <w:t>Dans le cadre de votre technique, vous devez vous procurer certains équipements. Si vous rencontrez un problème pour l’acquisition d’un de ces éléments (enjeux monétaires, accessibilité, etc</w:t>
      </w:r>
      <w:r w:rsidRPr="79028E07">
        <w:rPr>
          <w:rFonts w:ascii="Calibri" w:hAnsi="Calibri" w:eastAsia="Calibri" w:cs="Calibri"/>
        </w:rPr>
        <w:t>.),</w:t>
      </w:r>
      <w:r w:rsidRPr="00A00FF9">
        <w:rPr>
          <w:rFonts w:ascii="Calibri" w:hAnsi="Calibri" w:eastAsia="Calibri" w:cs="Calibri"/>
        </w:rPr>
        <w:t xml:space="preserve"> veuillez en informer immédiatement vos professeurs.</w:t>
      </w:r>
    </w:p>
    <w:p w:rsidRPr="00A00FF9" w:rsidR="00A00FF9" w:rsidP="00C132F4" w:rsidRDefault="00A00FF9" w14:paraId="17E2D7AD" w14:textId="77777777">
      <w:pPr>
        <w:pStyle w:val="ListParagraph"/>
        <w:numPr>
          <w:ilvl w:val="0"/>
          <w:numId w:val="34"/>
        </w:numPr>
        <w:rPr>
          <w:rFonts w:ascii="Calibri" w:hAnsi="Calibri" w:eastAsia="Calibri" w:cs="Calibri"/>
        </w:rPr>
      </w:pPr>
      <w:r w:rsidRPr="00A00FF9">
        <w:rPr>
          <w:rFonts w:ascii="Calibri" w:hAnsi="Calibri" w:eastAsia="Calibri" w:cs="Calibri"/>
        </w:rPr>
        <w:t>Accès internet haute vitesse illimité (50 Mbp/s idéalement).</w:t>
      </w:r>
    </w:p>
    <w:p w:rsidRPr="00A00FF9" w:rsidR="00A00FF9" w:rsidP="00C132F4" w:rsidRDefault="00A00FF9" w14:paraId="7478CCC7" w14:textId="77777777">
      <w:pPr>
        <w:pStyle w:val="ListParagraph"/>
        <w:numPr>
          <w:ilvl w:val="0"/>
          <w:numId w:val="34"/>
        </w:numPr>
        <w:rPr>
          <w:rFonts w:ascii="Calibri" w:hAnsi="Calibri" w:eastAsia="Calibri" w:cs="Calibri"/>
        </w:rPr>
      </w:pPr>
      <w:r w:rsidRPr="00A00FF9">
        <w:rPr>
          <w:rFonts w:ascii="Calibri" w:hAnsi="Calibri" w:eastAsia="Calibri" w:cs="Calibri"/>
        </w:rPr>
        <w:t>Une clé USB.</w:t>
      </w:r>
    </w:p>
    <w:p w:rsidRPr="00A00FF9" w:rsidR="00A00FF9" w:rsidP="00C132F4" w:rsidRDefault="00A00FF9" w14:paraId="5954F2B1" w14:textId="77777777">
      <w:pPr>
        <w:pStyle w:val="ListParagraph"/>
        <w:numPr>
          <w:ilvl w:val="0"/>
          <w:numId w:val="34"/>
        </w:numPr>
        <w:rPr>
          <w:rFonts w:ascii="Calibri" w:hAnsi="Calibri" w:eastAsia="Calibri" w:cs="Calibri"/>
        </w:rPr>
      </w:pPr>
      <w:r w:rsidRPr="00A00FF9">
        <w:rPr>
          <w:rFonts w:ascii="Calibri" w:hAnsi="Calibri" w:eastAsia="Calibri" w:cs="Calibri"/>
        </w:rPr>
        <w:t>Une carte SD.</w:t>
      </w:r>
    </w:p>
    <w:p w:rsidRPr="00A00FF9" w:rsidR="00A00FF9" w:rsidP="00C132F4" w:rsidRDefault="00A00FF9" w14:paraId="2AEF48A5" w14:textId="77777777">
      <w:pPr>
        <w:pStyle w:val="ListParagraph"/>
        <w:numPr>
          <w:ilvl w:val="0"/>
          <w:numId w:val="34"/>
        </w:numPr>
        <w:rPr>
          <w:rFonts w:ascii="Calibri" w:hAnsi="Calibri" w:eastAsia="Calibri" w:cs="Calibri"/>
        </w:rPr>
      </w:pPr>
      <w:r w:rsidRPr="00A00FF9">
        <w:rPr>
          <w:rFonts w:ascii="Calibri" w:hAnsi="Calibri" w:eastAsia="Calibri" w:cs="Calibri"/>
        </w:rPr>
        <w:t>Un disque dur externe de travail (SSD).</w:t>
      </w:r>
    </w:p>
    <w:p w:rsidR="718DBD50" w:rsidP="26DFD3DE" w:rsidRDefault="00A00FF9" w14:paraId="10C5FACC" w14:textId="3B20B0A4">
      <w:pPr>
        <w:pStyle w:val="ListParagraph"/>
        <w:numPr>
          <w:ilvl w:val="0"/>
          <w:numId w:val="34"/>
        </w:numPr>
        <w:rPr>
          <w:rFonts w:ascii="Calibri" w:hAnsi="Calibri" w:eastAsia="Calibri" w:cs="Calibri"/>
        </w:rPr>
      </w:pPr>
      <w:r w:rsidRPr="00A00FF9">
        <w:rPr>
          <w:rFonts w:ascii="Calibri" w:hAnsi="Calibri" w:eastAsia="Calibri" w:cs="Calibri"/>
        </w:rPr>
        <w:t>Une solution d’archivage (dans le Nuage ou un disque dur externe d’archivage).</w:t>
      </w:r>
    </w:p>
    <w:p w:rsidR="718DBD50" w:rsidP="00741F15" w:rsidRDefault="00FB3E89" w14:paraId="44C7BACA" w14:textId="57462E9F">
      <w:pPr>
        <w:pStyle w:val="Heading2"/>
      </w:pPr>
      <w:bookmarkStart w:name="_Toc51571380" w:id="68"/>
      <w:bookmarkStart w:name="_Toc51582412" w:id="69"/>
      <w:bookmarkStart w:name="_Toc111639119" w:id="70"/>
      <w:r>
        <w:t>Équipement électronique (obligatoire dans le cours espaces interactifs)</w:t>
      </w:r>
      <w:bookmarkEnd w:id="68"/>
      <w:bookmarkEnd w:id="69"/>
      <w:bookmarkEnd w:id="70"/>
    </w:p>
    <w:p w:rsidR="718DBD50" w:rsidP="65F04A81" w:rsidRDefault="718DBD50" w14:paraId="446AC2AF" w14:textId="1040427D">
      <w:pPr>
        <w:rPr>
          <w:color w:val="FF0000"/>
        </w:rPr>
      </w:pPr>
      <w:r>
        <w:t>Les étudiants du cours Espaces interactifs (3ième année) doivent se procurer du matériel électronique pour le cours d’espace interactif.</w:t>
      </w:r>
      <w:r w:rsidRPr="035B32C7">
        <w:t xml:space="preserve"> Vous devez prévoir un montant de 100$ pour l’achat de cet équipement. Cet équipement sera disponible au collège pour l’achat.</w:t>
      </w:r>
    </w:p>
    <w:p w:rsidR="718DBD50" w:rsidP="00741F15" w:rsidRDefault="007604E1" w14:paraId="4982809A" w14:textId="4AFDE959">
      <w:pPr>
        <w:pStyle w:val="Heading2"/>
      </w:pPr>
      <w:bookmarkStart w:name="_Toc51571381" w:id="71"/>
      <w:bookmarkStart w:name="_Toc51582413" w:id="72"/>
      <w:bookmarkStart w:name="_Toc111639120" w:id="73"/>
      <w:r>
        <w:t xml:space="preserve">Clé </w:t>
      </w:r>
      <w:r w:rsidR="00962402">
        <w:t>USB</w:t>
      </w:r>
      <w:r>
        <w:t xml:space="preserve"> (obligatoire)</w:t>
      </w:r>
      <w:bookmarkEnd w:id="71"/>
      <w:bookmarkEnd w:id="72"/>
      <w:bookmarkEnd w:id="73"/>
    </w:p>
    <w:p w:rsidR="718DBD50" w:rsidP="65F04A81" w:rsidRDefault="718DBD50" w14:paraId="23B82501" w14:textId="233AEC79">
      <w:pPr>
        <w:rPr>
          <w:rFonts w:ascii="Calibri" w:hAnsi="Calibri" w:eastAsia="Calibri" w:cs="Calibri"/>
        </w:rPr>
      </w:pPr>
      <w:r w:rsidRPr="65F04A81">
        <w:rPr>
          <w:rFonts w:ascii="Calibri" w:hAnsi="Calibri" w:eastAsia="Calibri" w:cs="Calibri"/>
        </w:rPr>
        <w:t xml:space="preserve">Il faut une clé USB d’au moins 4Gb et qui doit être formatée en </w:t>
      </w:r>
      <w:r w:rsidRPr="65F04A81" w:rsidR="006F4B03">
        <w:rPr>
          <w:rFonts w:ascii="Calibri" w:hAnsi="Calibri" w:eastAsia="Calibri" w:cs="Calibri"/>
        </w:rPr>
        <w:t>exfat</w:t>
      </w:r>
      <w:r w:rsidRPr="65F04A81">
        <w:rPr>
          <w:rFonts w:ascii="Calibri" w:hAnsi="Calibri" w:eastAsia="Calibri" w:cs="Calibri"/>
        </w:rPr>
        <w:t>.</w:t>
      </w:r>
    </w:p>
    <w:p w:rsidR="718DBD50" w:rsidP="65F04A81" w:rsidRDefault="718DBD50" w14:paraId="6ECE6763" w14:textId="4C2EAFA7">
      <w:pPr>
        <w:pStyle w:val="Heading3"/>
        <w:rPr>
          <w:rFonts w:eastAsia="Calibri"/>
        </w:rPr>
      </w:pPr>
      <w:bookmarkStart w:name="_Toc111639121" w:id="74"/>
      <w:r w:rsidRPr="25038719">
        <w:rPr>
          <w:rFonts w:eastAsia="Calibri"/>
        </w:rPr>
        <w:t>Conseils</w:t>
      </w:r>
      <w:bookmarkEnd w:id="74"/>
    </w:p>
    <w:p w:rsidR="718DBD50" w:rsidP="00C132F4" w:rsidRDefault="718DBD50" w14:paraId="4C1EF31A" w14:textId="21DB8E04">
      <w:pPr>
        <w:pStyle w:val="ListParagraph"/>
        <w:numPr>
          <w:ilvl w:val="0"/>
          <w:numId w:val="31"/>
        </w:numPr>
        <w:rPr>
          <w:rFonts w:ascii="Calibri" w:hAnsi="Calibri" w:eastAsia="Calibri" w:cs="Calibri"/>
        </w:rPr>
      </w:pPr>
      <w:r w:rsidRPr="65F04A81">
        <w:rPr>
          <w:rFonts w:ascii="Calibri" w:hAnsi="Calibri" w:eastAsia="Calibri" w:cs="Calibri"/>
        </w:rPr>
        <w:t>Ne jamais travailler directement sur une clé USB.</w:t>
      </w:r>
    </w:p>
    <w:p w:rsidR="718DBD50" w:rsidP="00C132F4" w:rsidRDefault="718DBD50" w14:paraId="653E3E06" w14:textId="3F10BBFC">
      <w:pPr>
        <w:pStyle w:val="ListParagraph"/>
        <w:numPr>
          <w:ilvl w:val="0"/>
          <w:numId w:val="31"/>
        </w:numPr>
        <w:rPr>
          <w:rFonts w:ascii="Calibri" w:hAnsi="Calibri" w:cs="Calibri"/>
        </w:rPr>
      </w:pPr>
      <w:r w:rsidRPr="65F04A81">
        <w:rPr>
          <w:rFonts w:ascii="Calibri" w:hAnsi="Calibri" w:eastAsia="Calibri" w:cs="Calibri"/>
        </w:rPr>
        <w:t>Ne pas attacher la clé sur son trousseau de clés (sinon une personne malintentionnée qui tomberait sur votre trousseau pourrait aussi retrouver votre adresse).</w:t>
      </w:r>
    </w:p>
    <w:p w:rsidR="718DBD50" w:rsidP="00741F15" w:rsidRDefault="718DBD50" w14:paraId="39B05EE1" w14:textId="57CE1AF2">
      <w:pPr>
        <w:pStyle w:val="Heading2"/>
      </w:pPr>
      <w:bookmarkStart w:name="_Toc51571382" w:id="75"/>
      <w:bookmarkStart w:name="_Toc51582414" w:id="76"/>
      <w:bookmarkStart w:name="_Toc111639122" w:id="77"/>
      <w:r>
        <w:t>Carte SD (</w:t>
      </w:r>
      <w:r w:rsidR="007604E1">
        <w:t>o</w:t>
      </w:r>
      <w:r>
        <w:t>bligatoire)</w:t>
      </w:r>
      <w:bookmarkEnd w:id="75"/>
      <w:bookmarkEnd w:id="76"/>
      <w:bookmarkEnd w:id="77"/>
    </w:p>
    <w:p w:rsidR="718DBD50" w:rsidP="65F04A81" w:rsidRDefault="718DBD50" w14:paraId="2891D53E" w14:textId="05231FEF">
      <w:pPr>
        <w:rPr>
          <w:rFonts w:ascii="Calibri" w:hAnsi="Calibri" w:eastAsia="Calibri" w:cs="Calibri"/>
        </w:rPr>
      </w:pPr>
      <w:r w:rsidRPr="65F04A81">
        <w:rPr>
          <w:rFonts w:ascii="Calibri" w:hAnsi="Calibri" w:eastAsia="Calibri" w:cs="Calibri"/>
        </w:rPr>
        <w:t xml:space="preserve">Pour enregistrer de la vidéo en haute qualité, vous devez vous procurer une carte SD au format SDXC (classe égale ou inférieure à U3 ou V30) d’au moins 128GB et d’une vitesse d’au moins 150 Mb/s. </w:t>
      </w:r>
    </w:p>
    <w:p w:rsidRPr="000B3884" w:rsidR="000B3884" w:rsidP="000B3884" w:rsidRDefault="000B3884" w14:paraId="0CB6CC6E" w14:textId="77777777">
      <w:r w:rsidRPr="000B3884">
        <w:t>Sous toutes réserves, voici des marques que nous pouvons recommander :</w:t>
      </w:r>
    </w:p>
    <w:p w:rsidRPr="000B3884" w:rsidR="000B3884" w:rsidP="00C132F4" w:rsidRDefault="000B3884" w14:paraId="5BCD582C" w14:textId="77777777">
      <w:pPr>
        <w:pStyle w:val="ListParagraph"/>
        <w:numPr>
          <w:ilvl w:val="0"/>
          <w:numId w:val="46"/>
        </w:numPr>
        <w:rPr>
          <w:lang w:val="en-CA"/>
        </w:rPr>
      </w:pPr>
      <w:r w:rsidRPr="000B3884">
        <w:rPr>
          <w:lang w:val="en-US"/>
        </w:rPr>
        <w:t>Lexar SD 128 Go 1000X 150Mb/s UHS-II / U3 Pro</w:t>
      </w:r>
    </w:p>
    <w:p w:rsidR="65F04A81" w:rsidP="26DFD3DE" w:rsidRDefault="006F4B03" w14:paraId="3E3A5D6E" w14:textId="3B4D9D9F">
      <w:pPr>
        <w:pStyle w:val="ListParagraph"/>
        <w:numPr>
          <w:ilvl w:val="0"/>
          <w:numId w:val="46"/>
        </w:numPr>
        <w:rPr>
          <w:lang w:val="en-CA"/>
        </w:rPr>
      </w:pPr>
      <w:r w:rsidRPr="000B3884">
        <w:rPr>
          <w:lang w:val="en-US"/>
        </w:rPr>
        <w:t xml:space="preserve">Sandisk </w:t>
      </w:r>
      <w:r w:rsidRPr="000B3884" w:rsidR="000B3884">
        <w:rPr>
          <w:lang w:val="en-US"/>
        </w:rPr>
        <w:t>SDXC 128go Extreme Pro UHS-1 U3 Class 10</w:t>
      </w:r>
    </w:p>
    <w:p w:rsidR="718DBD50" w:rsidP="00741F15" w:rsidRDefault="007604E1" w14:paraId="15CC7A23" w14:textId="155810C5">
      <w:pPr>
        <w:pStyle w:val="Heading2"/>
      </w:pPr>
      <w:bookmarkStart w:name="_Toc51571383" w:id="78"/>
      <w:bookmarkStart w:name="_Toc51582415" w:id="79"/>
      <w:bookmarkStart w:name="_Toc111639123" w:id="80"/>
      <w:r>
        <w:t>Disque dur externe</w:t>
      </w:r>
      <w:r w:rsidR="00963FFF">
        <w:t xml:space="preserve"> de travail</w:t>
      </w:r>
      <w:r>
        <w:t xml:space="preserve"> (obligatoire)</w:t>
      </w:r>
      <w:bookmarkEnd w:id="78"/>
      <w:bookmarkEnd w:id="79"/>
      <w:bookmarkEnd w:id="80"/>
    </w:p>
    <w:p w:rsidR="718DBD50" w:rsidP="65F04A81" w:rsidRDefault="718DBD50" w14:paraId="791C6B62" w14:textId="1C4CA3D4">
      <w:pPr>
        <w:rPr>
          <w:rFonts w:ascii="Calibri" w:hAnsi="Calibri" w:cs="Calibri"/>
        </w:rPr>
      </w:pPr>
      <w:r w:rsidRPr="65F04A81">
        <w:rPr>
          <w:rFonts w:ascii="Calibri" w:hAnsi="Calibri" w:eastAsia="Calibri" w:cs="Calibri"/>
        </w:rPr>
        <w:t xml:space="preserve">Pour le travail dans les laboratoires de la technique en multimédia interactif, vous devez vous procurer un disque dur. Ce disque dur vous permet de travailler et de sauvegarder vos données. Vous pouvez également faire des sauvegardes de vos données sur le serveur NAS-Tim du Collège. </w:t>
      </w:r>
    </w:p>
    <w:p w:rsidRPr="001A5246" w:rsidR="718DBD50" w:rsidP="001A5246" w:rsidRDefault="718DBD50" w14:paraId="7FF27D57" w14:textId="00905CBA">
      <w:pPr>
        <w:pStyle w:val="Heading3"/>
      </w:pPr>
      <w:bookmarkStart w:name="_Toc111639124" w:id="81"/>
      <w:r>
        <w:t>LES RECOMMANDATIONS</w:t>
      </w:r>
      <w:bookmarkEnd w:id="81"/>
    </w:p>
    <w:p w:rsidR="718DBD50" w:rsidP="65F04A81" w:rsidRDefault="718DBD50" w14:paraId="7AF772E2" w14:textId="2B600F65">
      <w:pPr>
        <w:rPr>
          <w:rFonts w:ascii="Calibri" w:hAnsi="Calibri" w:eastAsia="Calibri" w:cs="Calibri"/>
        </w:rPr>
      </w:pPr>
      <w:r w:rsidRPr="65F04A81">
        <w:rPr>
          <w:rFonts w:ascii="Calibri" w:hAnsi="Calibri" w:eastAsia="Calibri" w:cs="Calibri"/>
        </w:rPr>
        <w:t xml:space="preserve">Si vous achetez sur internet, assurez-vous d’être sur un site canadien pour que la garantie soit applicable. </w:t>
      </w:r>
    </w:p>
    <w:p w:rsidR="718DBD50" w:rsidP="65F04A81" w:rsidRDefault="718DBD50" w14:paraId="3F5ACC27" w14:textId="6452DBA8">
      <w:pPr>
        <w:pStyle w:val="Heading4"/>
      </w:pPr>
      <w:r>
        <w:t>Disque dur externe de travail (OBLIGATOIRE)</w:t>
      </w:r>
    </w:p>
    <w:p w:rsidR="148DF026" w:rsidP="683B6F50" w:rsidRDefault="148DF026" w14:paraId="5EA8B417" w14:textId="19AD3613">
      <w:r w:rsidRPr="683B6F50">
        <w:rPr>
          <w:rFonts w:ascii="Calibri" w:hAnsi="Calibri" w:eastAsia="Calibri" w:cs="Calibri"/>
          <w:sz w:val="22"/>
          <w:szCs w:val="22"/>
        </w:rPr>
        <w:t>Pour le disque dur externe de travail,</w:t>
      </w:r>
      <w:r w:rsidRPr="683B6F50">
        <w:rPr>
          <w:rFonts w:ascii="Calibri" w:hAnsi="Calibri" w:eastAsia="Calibri" w:cs="Calibri"/>
          <w:i/>
          <w:iCs/>
          <w:sz w:val="22"/>
          <w:szCs w:val="22"/>
        </w:rPr>
        <w:t xml:space="preserve"> v</w:t>
      </w:r>
      <w:r w:rsidRPr="683B6F50">
        <w:rPr>
          <w:rFonts w:ascii="Calibri" w:hAnsi="Calibri" w:eastAsia="Calibri" w:cs="Calibri"/>
          <w:sz w:val="22"/>
          <w:szCs w:val="22"/>
        </w:rPr>
        <w:t xml:space="preserve">ous devez opter pour des SSD ou des disques d’une vitesse de 500 Mo/s minimum. Optez pour une connexion d’une taille entre 500 Go et 1 To en USB type C 3.1 (ou USB type A 3.0 si vous n’avez pas le connecteur USB-C sur l’ordinateur que vous utilisez à la maison). Vous pourrez également archiver vos données sur ce type de disque dur. </w:t>
      </w:r>
    </w:p>
    <w:p w:rsidR="148DF026" w:rsidP="683B6F50" w:rsidRDefault="148DF026" w14:paraId="00745712" w14:textId="5175316C">
      <w:r w:rsidRPr="683B6F50">
        <w:rPr>
          <w:rFonts w:ascii="Calibri" w:hAnsi="Calibri" w:eastAsia="Calibri" w:cs="Calibri"/>
          <w:b/>
          <w:bCs/>
          <w:sz w:val="22"/>
          <w:szCs w:val="22"/>
        </w:rPr>
        <w:t>Sous toutes réserves, voici des marques que nous pouvons recommander. Veuillez noter que des disques peuvent facilement briser, il faut donc faire des sauvegardes sur des disques d’archivage. Nous vous suggérer d’acheter vos disques dans un magasin qui peuvent rapidement remplacer le disque si jamais celui-ci brise.</w:t>
      </w:r>
    </w:p>
    <w:p w:rsidR="3A78DC2C" w:rsidP="335A5045" w:rsidRDefault="3A78DC2C" w14:paraId="0A8546AB" w14:textId="1782BEE6">
      <w:pPr>
        <w:rPr>
          <w:rFonts w:ascii="Calibri" w:hAnsi="Calibri" w:eastAsia="Calibri" w:cs="Calibri"/>
          <w:b/>
          <w:bCs/>
          <w:sz w:val="22"/>
          <w:szCs w:val="22"/>
        </w:rPr>
      </w:pPr>
      <w:r w:rsidRPr="335A5045">
        <w:rPr>
          <w:rFonts w:ascii="Calibri" w:hAnsi="Calibri" w:eastAsia="Calibri" w:cs="Calibri"/>
          <w:b/>
          <w:bCs/>
          <w:sz w:val="22"/>
          <w:szCs w:val="22"/>
        </w:rPr>
        <w:t>S’il y a un choix à faire, toujours prendre la « nouvelle génération » comme dans la capture d’écran suivante :</w:t>
      </w:r>
    </w:p>
    <w:p w:rsidR="3A78DC2C" w:rsidP="335A5045" w:rsidRDefault="3A78DC2C" w14:paraId="5C5235E9" w14:textId="36E07A22">
      <w:r>
        <w:rPr>
          <w:noProof/>
        </w:rPr>
        <w:drawing>
          <wp:inline distT="0" distB="0" distL="0" distR="0" wp14:anchorId="35FC7655" wp14:editId="56FD2866">
            <wp:extent cx="4572000" cy="2828925"/>
            <wp:effectExtent l="0" t="0" r="0" b="0"/>
            <wp:docPr id="1808479692" name="Image 1808479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0" cstate="print">
                      <a:extLst>
                        <a:ext uri="{28A0092B-C50C-407E-A947-70E740481C1C}">
                          <a14:useLocalDpi xmlns:a14="http://schemas.microsoft.com/office/drawing/2010/main" val="0"/>
                        </a:ext>
                      </a:extLst>
                    </a:blip>
                    <a:stretch>
                      <a:fillRect/>
                    </a:stretch>
                  </pic:blipFill>
                  <pic:spPr>
                    <a:xfrm>
                      <a:off x="0" y="0"/>
                      <a:ext cx="4572000" cy="2828925"/>
                    </a:xfrm>
                    <a:prstGeom prst="rect">
                      <a:avLst/>
                    </a:prstGeom>
                  </pic:spPr>
                </pic:pic>
              </a:graphicData>
            </a:graphic>
          </wp:inline>
        </w:drawing>
      </w:r>
    </w:p>
    <w:p w:rsidR="148DF026" w:rsidP="683B6F50" w:rsidRDefault="148DF026" w14:paraId="2DC0CE23" w14:textId="72EEB7BE">
      <w:r w:rsidRPr="683B6F50">
        <w:rPr>
          <w:rFonts w:ascii="Calibri" w:hAnsi="Calibri" w:eastAsia="Calibri" w:cs="Calibri"/>
          <w:b/>
          <w:bCs/>
          <w:sz w:val="22"/>
          <w:szCs w:val="22"/>
        </w:rPr>
        <w:t>500Mo/s</w:t>
      </w:r>
    </w:p>
    <w:p w:rsidRPr="0059494A" w:rsidR="148DF026" w:rsidP="00C132F4" w:rsidRDefault="00612A8F" w14:paraId="101C0F29" w14:textId="6EE99208">
      <w:pPr>
        <w:pStyle w:val="ListParagraph"/>
        <w:numPr>
          <w:ilvl w:val="0"/>
          <w:numId w:val="9"/>
        </w:numPr>
        <w:rPr>
          <w:sz w:val="22"/>
          <w:szCs w:val="22"/>
          <w:lang w:val="en-US"/>
        </w:rPr>
      </w:pPr>
      <w:hyperlink r:id="rId81">
        <w:r w:rsidRPr="335A5045" w:rsidR="148DF026">
          <w:rPr>
            <w:rStyle w:val="Hyperlink"/>
            <w:rFonts w:ascii="Calibri" w:hAnsi="Calibri" w:eastAsia="Calibri" w:cs="Calibri"/>
            <w:sz w:val="22"/>
            <w:szCs w:val="22"/>
            <w:lang w:val="en-US"/>
          </w:rPr>
          <w:t>Sandisk Extreme SSD</w:t>
        </w:r>
        <w:r w:rsidRPr="335A5045" w:rsidR="3ADC464C">
          <w:rPr>
            <w:rStyle w:val="Hyperlink"/>
            <w:rFonts w:ascii="Calibri" w:hAnsi="Calibri" w:eastAsia="Calibri" w:cs="Calibri"/>
            <w:sz w:val="22"/>
            <w:szCs w:val="22"/>
            <w:lang w:val="en-US"/>
          </w:rPr>
          <w:t xml:space="preserve"> Extreme</w:t>
        </w:r>
      </w:hyperlink>
    </w:p>
    <w:p w:rsidRPr="0059494A" w:rsidR="148DF026" w:rsidP="00C132F4" w:rsidRDefault="148DF026" w14:paraId="5566F516" w14:textId="7AFC3BF1">
      <w:pPr>
        <w:pStyle w:val="ListParagraph"/>
        <w:numPr>
          <w:ilvl w:val="0"/>
          <w:numId w:val="9"/>
        </w:numPr>
        <w:rPr>
          <w:sz w:val="22"/>
          <w:szCs w:val="22"/>
          <w:lang w:val="en-US"/>
        </w:rPr>
      </w:pPr>
      <w:r w:rsidRPr="0059494A">
        <w:rPr>
          <w:rFonts w:ascii="Calibri" w:hAnsi="Calibri" w:eastAsia="Calibri" w:cs="Calibri"/>
          <w:sz w:val="22"/>
          <w:szCs w:val="22"/>
          <w:lang w:val="en-US"/>
        </w:rPr>
        <w:t>Samsung T5</w:t>
      </w:r>
      <w:r w:rsidRPr="335A5045" w:rsidR="7F7F463D">
        <w:rPr>
          <w:rFonts w:ascii="Calibri" w:hAnsi="Calibri" w:eastAsia="Calibri" w:cs="Calibri"/>
          <w:sz w:val="22"/>
          <w:szCs w:val="22"/>
          <w:lang w:val="en-US"/>
        </w:rPr>
        <w:t xml:space="preserve"> </w:t>
      </w:r>
      <w:hyperlink r:id="rId82">
        <w:r w:rsidRPr="0059494A">
          <w:rPr>
            <w:rStyle w:val="Hyperlink"/>
            <w:rFonts w:ascii="Calibri" w:hAnsi="Calibri" w:eastAsia="Calibri" w:cs="Calibri"/>
            <w:sz w:val="22"/>
            <w:szCs w:val="22"/>
            <w:lang w:val="en-US"/>
          </w:rPr>
          <w:t>https://amzn.to/3eJoFDK</w:t>
        </w:r>
      </w:hyperlink>
    </w:p>
    <w:p w:rsidR="148DF026" w:rsidP="683B6F50" w:rsidRDefault="148DF026" w14:paraId="2BF3A1A2" w14:textId="7B6738B7">
      <w:r w:rsidRPr="683B6F50">
        <w:rPr>
          <w:rFonts w:ascii="Calibri" w:hAnsi="Calibri" w:eastAsia="Calibri" w:cs="Calibri"/>
          <w:b/>
          <w:bCs/>
          <w:sz w:val="21"/>
          <w:szCs w:val="21"/>
          <w:lang w:val="en-CA"/>
        </w:rPr>
        <w:t>1000Mo/s</w:t>
      </w:r>
    </w:p>
    <w:p w:rsidRPr="0059494A" w:rsidR="148DF026" w:rsidP="00C132F4" w:rsidRDefault="148DF026" w14:paraId="7088AB70" w14:textId="5447C81A">
      <w:pPr>
        <w:pStyle w:val="ListParagraph"/>
        <w:numPr>
          <w:ilvl w:val="0"/>
          <w:numId w:val="9"/>
        </w:numPr>
        <w:rPr>
          <w:sz w:val="22"/>
          <w:szCs w:val="22"/>
          <w:lang w:val="en-US"/>
        </w:rPr>
      </w:pPr>
      <w:r w:rsidRPr="0059494A">
        <w:rPr>
          <w:rFonts w:ascii="Calibri" w:hAnsi="Calibri" w:eastAsia="Calibri" w:cs="Calibri"/>
          <w:sz w:val="22"/>
          <w:szCs w:val="22"/>
          <w:lang w:val="en-US"/>
        </w:rPr>
        <w:t>Samsung T7</w:t>
      </w:r>
      <w:r w:rsidRPr="335A5045" w:rsidR="46476B15">
        <w:rPr>
          <w:rFonts w:ascii="Calibri" w:hAnsi="Calibri" w:eastAsia="Calibri" w:cs="Calibri"/>
          <w:sz w:val="22"/>
          <w:szCs w:val="22"/>
          <w:lang w:val="en-US"/>
        </w:rPr>
        <w:t xml:space="preserve"> </w:t>
      </w:r>
      <w:hyperlink r:id="rId83">
        <w:r w:rsidRPr="0059494A">
          <w:rPr>
            <w:rStyle w:val="Hyperlink"/>
            <w:rFonts w:ascii="Calibri" w:hAnsi="Calibri" w:eastAsia="Calibri" w:cs="Calibri"/>
            <w:sz w:val="21"/>
            <w:szCs w:val="21"/>
            <w:lang w:val="en-US"/>
          </w:rPr>
          <w:t>https://amz.run/4aUW</w:t>
        </w:r>
      </w:hyperlink>
    </w:p>
    <w:p w:rsidRPr="0059494A" w:rsidR="683B6F50" w:rsidP="26DFD3DE" w:rsidRDefault="00612A8F" w14:paraId="2FCB1509" w14:textId="1F5F9A10">
      <w:pPr>
        <w:pStyle w:val="ListParagraph"/>
        <w:numPr>
          <w:ilvl w:val="0"/>
          <w:numId w:val="9"/>
        </w:numPr>
        <w:rPr>
          <w:rFonts w:ascii="Calibri" w:hAnsi="Calibri" w:eastAsia="Calibri" w:cs="Calibri"/>
          <w:sz w:val="21"/>
          <w:szCs w:val="21"/>
        </w:rPr>
      </w:pPr>
      <w:hyperlink r:id="rId84">
        <w:r w:rsidRPr="335A5045" w:rsidR="148DF026">
          <w:rPr>
            <w:rStyle w:val="Hyperlink"/>
            <w:rFonts w:ascii="Calibri" w:hAnsi="Calibri" w:eastAsia="Calibri" w:cs="Calibri"/>
            <w:sz w:val="22"/>
            <w:szCs w:val="22"/>
            <w:lang w:val="en-US"/>
          </w:rPr>
          <w:t>Sandisk Extreme SSD</w:t>
        </w:r>
        <w:r w:rsidRPr="335A5045" w:rsidR="6805C7FF">
          <w:rPr>
            <w:rStyle w:val="Hyperlink"/>
            <w:rFonts w:ascii="Calibri" w:hAnsi="Calibri" w:eastAsia="Calibri" w:cs="Calibri"/>
            <w:sz w:val="22"/>
            <w:szCs w:val="22"/>
            <w:lang w:val="en-US"/>
          </w:rPr>
          <w:t xml:space="preserve"> Extreme</w:t>
        </w:r>
      </w:hyperlink>
      <w:r w:rsidRPr="335A5045" w:rsidR="6805C7FF">
        <w:rPr>
          <w:rFonts w:ascii="Calibri" w:hAnsi="Calibri" w:eastAsia="Calibri" w:cs="Calibri"/>
          <w:sz w:val="22"/>
          <w:szCs w:val="22"/>
          <w:lang w:val="en-US"/>
        </w:rPr>
        <w:t xml:space="preserve"> </w:t>
      </w:r>
    </w:p>
    <w:p w:rsidR="718DBD50" w:rsidP="25038719" w:rsidRDefault="718DBD50" w14:paraId="12B6127C" w14:textId="4F0B6176">
      <w:pPr>
        <w:pStyle w:val="Heading3"/>
        <w:rPr>
          <w:rFonts w:eastAsia="Calibri"/>
        </w:rPr>
      </w:pPr>
      <w:bookmarkStart w:name="_Toc111639125" w:id="82"/>
      <w:r w:rsidRPr="25038719">
        <w:rPr>
          <w:rFonts w:eastAsia="Calibri"/>
        </w:rPr>
        <w:t>FORMAT DES DISQUES DURS</w:t>
      </w:r>
      <w:r w:rsidRPr="25038719" w:rsidR="002F3D93">
        <w:rPr>
          <w:rFonts w:eastAsia="Calibri"/>
        </w:rPr>
        <w:t xml:space="preserve"> ET DES CLÉS USB</w:t>
      </w:r>
      <w:bookmarkEnd w:id="82"/>
    </w:p>
    <w:p w:rsidR="007F2519" w:rsidP="007F2519" w:rsidRDefault="007F2519" w14:paraId="7C3A800C" w14:textId="75434840">
      <w:pPr>
        <w:jc w:val="both"/>
      </w:pPr>
      <w:r w:rsidR="007F2519">
        <w:rPr/>
        <w:t>Il est possible de travailler sur le disque dur interne de notre ordinateur. Cependant, si on souhaite pouvoir travailler sur différents ordinateurs, il est mieux de travailler sur un disque dur externe. Nous recommandons d’utiliser un disque SSD pour travailler puisque c’est beaucoup plus rapide. Ne pas travailler directement sur</w:t>
      </w:r>
      <w:r w:rsidR="1575E63F">
        <w:rPr/>
        <w:t xml:space="preserve"> </w:t>
      </w:r>
      <w:r w:rsidR="007F2519">
        <w:rPr/>
        <w:t xml:space="preserve">une clé USB. </w:t>
      </w:r>
    </w:p>
    <w:p w:rsidR="007F2519" w:rsidP="007F2519" w:rsidRDefault="007F2519" w14:paraId="6B4F3495" w14:textId="77777777">
      <w:pPr>
        <w:rPr>
          <w:b/>
          <w:bCs/>
          <w:i/>
          <w:iCs/>
        </w:rPr>
      </w:pPr>
      <w:r w:rsidRPr="62D25AB0">
        <w:rPr>
          <w:b/>
          <w:bCs/>
        </w:rPr>
        <w:t xml:space="preserve">Important: En plus de sauvegarder sur un disque dur, toujours sauvegarder son projet ailleurs pour avoir une archive </w:t>
      </w:r>
      <w:r w:rsidRPr="62D25AB0">
        <w:rPr>
          <w:b/>
          <w:bCs/>
          <w:i/>
          <w:iCs/>
        </w:rPr>
        <w:t>(backup) en cas de pépin.</w:t>
      </w:r>
    </w:p>
    <w:p w:rsidR="007F2519" w:rsidP="007F2519" w:rsidRDefault="007F2519" w14:paraId="58A12B71" w14:textId="77777777">
      <w:pPr>
        <w:jc w:val="both"/>
      </w:pPr>
      <w:r>
        <w:t xml:space="preserve">Certains logiciels comme Adobe After Effects ou Davinci Resolve demandent un certain format de disque. S’ils ne sont pas bien formatés, vous pourriez perdre vos projets. </w:t>
      </w:r>
    </w:p>
    <w:p w:rsidR="007F2519" w:rsidP="00C132F4" w:rsidRDefault="007F2519" w14:paraId="3A0C7CDF" w14:textId="77777777">
      <w:pPr>
        <w:pStyle w:val="ListParagraph"/>
        <w:numPr>
          <w:ilvl w:val="0"/>
          <w:numId w:val="49"/>
        </w:numPr>
        <w:jc w:val="both"/>
      </w:pPr>
      <w:r>
        <w:t xml:space="preserve">Pour </w:t>
      </w:r>
      <w:r w:rsidRPr="62D25AB0">
        <w:rPr>
          <w:b/>
          <w:bCs/>
        </w:rPr>
        <w:t>macOS</w:t>
      </w:r>
      <w:r>
        <w:t xml:space="preserve">, le format que nous utilisons est : </w:t>
      </w:r>
      <w:r w:rsidRPr="62D25AB0">
        <w:rPr>
          <w:b/>
          <w:bCs/>
        </w:rPr>
        <w:t>Mac OS étendu journalisé (HFS+)</w:t>
      </w:r>
      <w:r>
        <w:t xml:space="preserve">. </w:t>
      </w:r>
    </w:p>
    <w:p w:rsidR="007F2519" w:rsidP="00C132F4" w:rsidRDefault="007F2519" w14:paraId="0C1F434B" w14:textId="77777777">
      <w:pPr>
        <w:pStyle w:val="ListParagraph"/>
        <w:numPr>
          <w:ilvl w:val="0"/>
          <w:numId w:val="49"/>
        </w:numPr>
        <w:jc w:val="both"/>
        <w:rPr>
          <w:b/>
          <w:bCs/>
        </w:rPr>
      </w:pPr>
      <w:r>
        <w:t xml:space="preserve">Pour </w:t>
      </w:r>
      <w:r w:rsidRPr="62D25AB0">
        <w:rPr>
          <w:b/>
          <w:bCs/>
        </w:rPr>
        <w:t xml:space="preserve">Windows </w:t>
      </w:r>
      <w:r>
        <w:t xml:space="preserve">le format que nous utilisons est : </w:t>
      </w:r>
      <w:r w:rsidRPr="62D25AB0">
        <w:rPr>
          <w:b/>
          <w:bCs/>
        </w:rPr>
        <w:t>ExFAT.</w:t>
      </w:r>
    </w:p>
    <w:p w:rsidR="007F2519" w:rsidP="00C132F4" w:rsidRDefault="007F2519" w14:paraId="26654447" w14:textId="36E7D990">
      <w:pPr>
        <w:pStyle w:val="ListParagraph"/>
        <w:numPr>
          <w:ilvl w:val="0"/>
          <w:numId w:val="49"/>
        </w:numPr>
        <w:jc w:val="both"/>
        <w:rPr>
          <w:b/>
          <w:bCs/>
        </w:rPr>
      </w:pPr>
      <w:r>
        <w:t xml:space="preserve">Pour les </w:t>
      </w:r>
      <w:r w:rsidRPr="62D25AB0">
        <w:rPr>
          <w:b/>
          <w:bCs/>
        </w:rPr>
        <w:t>clés USB</w:t>
      </w:r>
      <w:r>
        <w:t xml:space="preserve">, le format que nous utilisons est </w:t>
      </w:r>
      <w:r w:rsidRPr="62D25AB0">
        <w:rPr>
          <w:b/>
          <w:bCs/>
        </w:rPr>
        <w:t>ExFAT.</w:t>
      </w:r>
    </w:p>
    <w:p w:rsidRPr="004D2882" w:rsidR="00D174A5" w:rsidP="00D174A5" w:rsidRDefault="00EF2F97" w14:paraId="6C39D4F4" w14:textId="705C338B">
      <w:pPr>
        <w:pStyle w:val="Heading3"/>
        <w:rPr>
          <w:b/>
          <w:bCs/>
        </w:rPr>
      </w:pPr>
      <w:bookmarkStart w:name="_Toc111639126" w:id="83"/>
      <w:r>
        <w:t>partitions</w:t>
      </w:r>
      <w:bookmarkEnd w:id="83"/>
    </w:p>
    <w:p w:rsidR="00D174A5" w:rsidP="00D174A5" w:rsidRDefault="00D174A5" w14:paraId="01AB83C3" w14:textId="77777777">
      <w:pPr>
        <w:jc w:val="both"/>
      </w:pPr>
      <w:r>
        <w:t xml:space="preserve">Votre disque dur externe peut être subdivisé en sous disques de plus d’un format. Pour cela, vous devez créer des partitions. Les partitions sont des parties de votre disque qui ont une certaine taille et un format précis. </w:t>
      </w:r>
    </w:p>
    <w:p w:rsidR="00D174A5" w:rsidP="00D174A5" w:rsidRDefault="00D174A5" w14:paraId="2BEA91B4" w14:textId="77777777">
      <w:pPr>
        <w:jc w:val="both"/>
      </w:pPr>
      <w:r>
        <w:t>Lorsque vous avez plus d’une partition, il faut s’assurer de travailler sur la bonne :</w:t>
      </w:r>
    </w:p>
    <w:p w:rsidR="00D174A5" w:rsidP="00C132F4" w:rsidRDefault="00D174A5" w14:paraId="60E47345" w14:textId="77777777">
      <w:pPr>
        <w:pStyle w:val="ListParagraph"/>
        <w:numPr>
          <w:ilvl w:val="0"/>
          <w:numId w:val="50"/>
        </w:numPr>
        <w:jc w:val="both"/>
      </w:pPr>
      <w:r>
        <w:t xml:space="preserve">Travailler sur la partition en </w:t>
      </w:r>
      <w:r w:rsidRPr="62D25AB0">
        <w:rPr>
          <w:b/>
          <w:bCs/>
        </w:rPr>
        <w:t>ExFAT</w:t>
      </w:r>
      <w:r>
        <w:t xml:space="preserve"> dans </w:t>
      </w:r>
      <w:r w:rsidRPr="62D25AB0">
        <w:rPr>
          <w:b/>
          <w:bCs/>
        </w:rPr>
        <w:t xml:space="preserve">Windows. </w:t>
      </w:r>
    </w:p>
    <w:p w:rsidRPr="00D174A5" w:rsidR="00D174A5" w:rsidP="26DFD3DE" w:rsidRDefault="00D174A5" w14:paraId="779249E4" w14:textId="1EE11E6F">
      <w:pPr>
        <w:pStyle w:val="ListParagraph"/>
        <w:numPr>
          <w:ilvl w:val="0"/>
          <w:numId w:val="50"/>
        </w:numPr>
        <w:jc w:val="both"/>
      </w:pPr>
      <w:r>
        <w:t xml:space="preserve">Travailler sur la partition </w:t>
      </w:r>
      <w:r w:rsidRPr="62D25AB0">
        <w:rPr>
          <w:b/>
          <w:bCs/>
        </w:rPr>
        <w:t xml:space="preserve">Mac OS étendu journalisé (HFS+) </w:t>
      </w:r>
      <w:r>
        <w:t xml:space="preserve">dans </w:t>
      </w:r>
      <w:r w:rsidRPr="62D25AB0">
        <w:rPr>
          <w:b/>
          <w:bCs/>
        </w:rPr>
        <w:t>macOS</w:t>
      </w:r>
      <w:r>
        <w:t>.</w:t>
      </w:r>
    </w:p>
    <w:p w:rsidRPr="007F2519" w:rsidR="007F2519" w:rsidP="007F2519" w:rsidRDefault="0077202A" w14:paraId="339898C3" w14:textId="7E4B7EFD">
      <w:pPr>
        <w:pStyle w:val="Heading3"/>
      </w:pPr>
      <w:bookmarkStart w:name="_Toc111639127" w:id="84"/>
      <w:r>
        <w:t>pro</w:t>
      </w:r>
      <w:r w:rsidR="007F2519">
        <w:t>CÉDURE DE FORMATAGE</w:t>
      </w:r>
      <w:bookmarkEnd w:id="84"/>
    </w:p>
    <w:p w:rsidR="002B10F8" w:rsidP="002B10F8" w:rsidRDefault="002B10F8" w14:paraId="5634E5E1" w14:textId="77777777">
      <w:pPr>
        <w:jc w:val="both"/>
        <w:rPr>
          <w:b/>
          <w:bCs/>
        </w:rPr>
      </w:pPr>
      <w:r w:rsidRPr="62D25AB0">
        <w:rPr>
          <w:b/>
          <w:bCs/>
        </w:rPr>
        <w:t>Pour formatter votre disque dur (ou clé USB) au collège, vous devez utiliser un ordinateur du laboratoire macOS.</w:t>
      </w:r>
    </w:p>
    <w:p w:rsidR="002B10F8" w:rsidP="002B10F8" w:rsidRDefault="002B10F8" w14:paraId="4663D469" w14:textId="77777777">
      <w:pPr>
        <w:jc w:val="both"/>
        <w:rPr>
          <w:b/>
          <w:bCs/>
          <w:color w:val="FF0000"/>
        </w:rPr>
      </w:pPr>
      <w:r w:rsidRPr="62D25AB0">
        <w:rPr>
          <w:b/>
          <w:bCs/>
        </w:rPr>
        <w:t xml:space="preserve">Avant de formater votre disque dur, assurez-vous de copier tous les fichiers. </w:t>
      </w:r>
      <w:r w:rsidRPr="62D25AB0">
        <w:rPr>
          <w:b/>
          <w:bCs/>
          <w:color w:val="FF0000"/>
        </w:rPr>
        <w:t>VOUS ALLEZ EFFACER TOUT LE CONTENU DU DISQUE. Effectuez une copie du contenu avant de l’effacer.</w:t>
      </w:r>
    </w:p>
    <w:p w:rsidR="002B10F8" w:rsidP="002B10F8" w:rsidRDefault="002B10F8" w14:paraId="7ED89AA8" w14:textId="77777777">
      <w:pPr>
        <w:jc w:val="both"/>
      </w:pPr>
      <w:r>
        <w:t>Si pendant les étapes la fenêtre suivante apparaît (elle peut apparaître chaque fois que le format de disque change), cliquez sur «Ne pas utiliser».</w:t>
      </w:r>
    </w:p>
    <w:p w:rsidR="002B10F8" w:rsidP="002B10F8" w:rsidRDefault="002B10F8" w14:paraId="56B2090E" w14:textId="77777777">
      <w:pPr>
        <w:jc w:val="center"/>
      </w:pPr>
      <w:r>
        <w:rPr>
          <w:noProof/>
        </w:rPr>
        <w:drawing>
          <wp:inline distT="0" distB="0" distL="0" distR="0" wp14:anchorId="18858D45" wp14:editId="56893EBF">
            <wp:extent cx="4572000" cy="2019300"/>
            <wp:effectExtent l="0" t="0" r="0" b="0"/>
            <wp:docPr id="308299451" name="Image 308299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cstate="print">
                      <a:extLst>
                        <a:ext uri="{28A0092B-C50C-407E-A947-70E740481C1C}">
                          <a14:useLocalDpi xmlns:a14="http://schemas.microsoft.com/office/drawing/2010/main" val="0"/>
                        </a:ext>
                      </a:extLst>
                    </a:blip>
                    <a:stretch>
                      <a:fillRect/>
                    </a:stretch>
                  </pic:blipFill>
                  <pic:spPr>
                    <a:xfrm>
                      <a:off x="0" y="0"/>
                      <a:ext cx="4572000" cy="2019300"/>
                    </a:xfrm>
                    <a:prstGeom prst="rect">
                      <a:avLst/>
                    </a:prstGeom>
                  </pic:spPr>
                </pic:pic>
              </a:graphicData>
            </a:graphic>
          </wp:inline>
        </w:drawing>
      </w:r>
    </w:p>
    <w:p w:rsidRPr="003577FD" w:rsidR="002B10F8" w:rsidP="003577FD" w:rsidRDefault="002B10F8" w14:paraId="071238D4" w14:textId="77777777">
      <w:pPr>
        <w:pStyle w:val="Heading4"/>
      </w:pPr>
      <w:r>
        <w:t xml:space="preserve"> </w:t>
      </w:r>
      <w:r w:rsidRPr="003577FD">
        <w:t>Étape 1 – Ouvrez l’Utilitaire de disque</w:t>
      </w:r>
    </w:p>
    <w:p w:rsidR="002B10F8" w:rsidP="002B10F8" w:rsidRDefault="002B10F8" w14:paraId="611ACF37" w14:textId="77777777">
      <w:pPr>
        <w:rPr>
          <w:rStyle w:val="Heading3Char"/>
        </w:rPr>
      </w:pPr>
      <w:r>
        <w:t xml:space="preserve">Il se trouve dans le chemin </w:t>
      </w:r>
      <w:r w:rsidRPr="62D25AB0">
        <w:rPr>
          <w:i/>
          <w:iCs/>
        </w:rPr>
        <w:t>Applications &gt; Utilitaires &gt; Utilitaire de disque.</w:t>
      </w:r>
    </w:p>
    <w:p w:rsidR="002B10F8" w:rsidP="002B10F8" w:rsidRDefault="002B10F8" w14:paraId="5C8C65A4" w14:textId="77777777">
      <w:pPr>
        <w:jc w:val="both"/>
      </w:pPr>
      <w:r>
        <w:rPr>
          <w:noProof/>
        </w:rPr>
        <w:drawing>
          <wp:inline distT="0" distB="0" distL="0" distR="0" wp14:anchorId="6A390571" wp14:editId="2892BB03">
            <wp:extent cx="5439578" cy="3762375"/>
            <wp:effectExtent l="0" t="0" r="0" b="0"/>
            <wp:docPr id="1222313407" name="Image 1222313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6" cstate="print">
                      <a:extLst>
                        <a:ext uri="{28A0092B-C50C-407E-A947-70E740481C1C}">
                          <a14:useLocalDpi xmlns:a14="http://schemas.microsoft.com/office/drawing/2010/main" val="0"/>
                        </a:ext>
                      </a:extLst>
                    </a:blip>
                    <a:stretch>
                      <a:fillRect/>
                    </a:stretch>
                  </pic:blipFill>
                  <pic:spPr>
                    <a:xfrm>
                      <a:off x="0" y="0"/>
                      <a:ext cx="5439578" cy="3762375"/>
                    </a:xfrm>
                    <a:prstGeom prst="rect">
                      <a:avLst/>
                    </a:prstGeom>
                  </pic:spPr>
                </pic:pic>
              </a:graphicData>
            </a:graphic>
          </wp:inline>
        </w:drawing>
      </w:r>
    </w:p>
    <w:p w:rsidR="002B10F8" w:rsidP="003577FD" w:rsidRDefault="002B10F8" w14:paraId="11243DAA" w14:textId="77777777">
      <w:pPr>
        <w:pStyle w:val="Heading4"/>
      </w:pPr>
      <w:r>
        <w:t>Étape 2 – Affichez tous les appareils et sélectionner le disque dur</w:t>
      </w:r>
    </w:p>
    <w:p w:rsidR="002B10F8" w:rsidP="00C132F4" w:rsidRDefault="002B10F8" w14:paraId="365E6A9D" w14:textId="77777777">
      <w:pPr>
        <w:pStyle w:val="ListParagraph"/>
        <w:numPr>
          <w:ilvl w:val="0"/>
          <w:numId w:val="57"/>
        </w:numPr>
      </w:pPr>
      <w:r>
        <w:t>Cliquez le menu déroulant dans le coin gauche.</w:t>
      </w:r>
    </w:p>
    <w:p w:rsidR="002B10F8" w:rsidP="00C132F4" w:rsidRDefault="002B10F8" w14:paraId="5F2CEA4A" w14:textId="77777777">
      <w:pPr>
        <w:pStyle w:val="ListParagraph"/>
        <w:numPr>
          <w:ilvl w:val="0"/>
          <w:numId w:val="57"/>
        </w:numPr>
      </w:pPr>
      <w:r>
        <w:t>Sélectionnez l’option «Afficher tous les appareils» dans le menu déroulant.</w:t>
      </w:r>
    </w:p>
    <w:p w:rsidR="002B10F8" w:rsidP="00C132F4" w:rsidRDefault="002B10F8" w14:paraId="5925103E" w14:textId="77777777">
      <w:pPr>
        <w:pStyle w:val="ListParagraph"/>
        <w:numPr>
          <w:ilvl w:val="0"/>
          <w:numId w:val="57"/>
        </w:numPr>
      </w:pPr>
      <w:r>
        <w:t>Cliquez sur votre disque dur dans la section «Externe» à gauche. Dans l’image ci-bas, le disque dur est «WD My Passport 0740 Media».</w:t>
      </w:r>
    </w:p>
    <w:p w:rsidR="002B10F8" w:rsidP="002B10F8" w:rsidRDefault="002B10F8" w14:paraId="7DED01EC" w14:textId="77777777">
      <w:pPr>
        <w:jc w:val="center"/>
      </w:pPr>
      <w:r>
        <w:rPr>
          <w:noProof/>
        </w:rPr>
        <w:drawing>
          <wp:inline distT="0" distB="0" distL="0" distR="0" wp14:anchorId="201D1857" wp14:editId="173B8891">
            <wp:extent cx="4572000" cy="2828925"/>
            <wp:effectExtent l="0" t="0" r="0" b="0"/>
            <wp:docPr id="1671122628" name="Image 1671122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cstate="print">
                      <a:extLst>
                        <a:ext uri="{28A0092B-C50C-407E-A947-70E740481C1C}">
                          <a14:useLocalDpi xmlns:a14="http://schemas.microsoft.com/office/drawing/2010/main" val="0"/>
                        </a:ext>
                      </a:extLst>
                    </a:blip>
                    <a:stretch>
                      <a:fillRect/>
                    </a:stretch>
                  </pic:blipFill>
                  <pic:spPr>
                    <a:xfrm>
                      <a:off x="0" y="0"/>
                      <a:ext cx="4572000" cy="2828925"/>
                    </a:xfrm>
                    <a:prstGeom prst="rect">
                      <a:avLst/>
                    </a:prstGeom>
                  </pic:spPr>
                </pic:pic>
              </a:graphicData>
            </a:graphic>
          </wp:inline>
        </w:drawing>
      </w:r>
    </w:p>
    <w:p w:rsidR="002B10F8" w:rsidP="003577FD" w:rsidRDefault="002B10F8" w14:paraId="086FAE0E" w14:textId="0B8740CF">
      <w:pPr>
        <w:pStyle w:val="Heading4"/>
      </w:pPr>
      <w:r>
        <w:t>Étape 3 – Effacez le disque dur au complet en «Mac OS étendu (journalisé)»</w:t>
      </w:r>
    </w:p>
    <w:p w:rsidR="002B10F8" w:rsidP="002B10F8" w:rsidRDefault="002B10F8" w14:paraId="3F74F12E" w14:textId="77777777">
      <w:r>
        <w:t>Cliquez sur l’option «Effacer».</w:t>
      </w:r>
    </w:p>
    <w:p w:rsidR="002B10F8" w:rsidP="002B10F8" w:rsidRDefault="002B10F8" w14:paraId="04553DFE" w14:textId="77777777">
      <w:pPr>
        <w:jc w:val="center"/>
      </w:pPr>
      <w:r>
        <w:rPr>
          <w:noProof/>
        </w:rPr>
        <w:drawing>
          <wp:inline distT="0" distB="0" distL="0" distR="0" wp14:anchorId="61F2D6AD" wp14:editId="3C2286EF">
            <wp:extent cx="4572000" cy="3009900"/>
            <wp:effectExtent l="0" t="0" r="0" b="0"/>
            <wp:docPr id="107036999" name="Image 107036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8" cstate="print">
                      <a:extLst>
                        <a:ext uri="{28A0092B-C50C-407E-A947-70E740481C1C}">
                          <a14:useLocalDpi xmlns:a14="http://schemas.microsoft.com/office/drawing/2010/main" val="0"/>
                        </a:ext>
                      </a:extLst>
                    </a:blip>
                    <a:stretch>
                      <a:fillRect/>
                    </a:stretch>
                  </pic:blipFill>
                  <pic:spPr>
                    <a:xfrm>
                      <a:off x="0" y="0"/>
                      <a:ext cx="4572000" cy="3009900"/>
                    </a:xfrm>
                    <a:prstGeom prst="rect">
                      <a:avLst/>
                    </a:prstGeom>
                  </pic:spPr>
                </pic:pic>
              </a:graphicData>
            </a:graphic>
          </wp:inline>
        </w:drawing>
      </w:r>
    </w:p>
    <w:p w:rsidR="002B10F8" w:rsidP="00C132F4" w:rsidRDefault="002B10F8" w14:paraId="5537E94D" w14:textId="77777777">
      <w:pPr>
        <w:pStyle w:val="ListParagraph"/>
        <w:numPr>
          <w:ilvl w:val="0"/>
          <w:numId w:val="51"/>
        </w:numPr>
        <w:jc w:val="both"/>
      </w:pPr>
      <w:r>
        <w:t>Donnez un nom temporaire à votre disque dur («tim» dans l’image).</w:t>
      </w:r>
    </w:p>
    <w:p w:rsidR="002B10F8" w:rsidP="00C132F4" w:rsidRDefault="002B10F8" w14:paraId="5CFE195F" w14:textId="77777777">
      <w:pPr>
        <w:pStyle w:val="ListParagraph"/>
        <w:numPr>
          <w:ilvl w:val="0"/>
          <w:numId w:val="51"/>
        </w:numPr>
        <w:jc w:val="both"/>
      </w:pPr>
      <w:r>
        <w:t xml:space="preserve">Assurez-vous que le format est «Mac OS étendu (journalisé)». </w:t>
      </w:r>
    </w:p>
    <w:p w:rsidR="002B10F8" w:rsidP="00C132F4" w:rsidRDefault="002B10F8" w14:paraId="1B2028A8" w14:textId="77777777">
      <w:pPr>
        <w:pStyle w:val="ListParagraph"/>
        <w:numPr>
          <w:ilvl w:val="0"/>
          <w:numId w:val="51"/>
        </w:numPr>
        <w:jc w:val="both"/>
      </w:pPr>
      <w:r>
        <w:t>Cliquez sur «Effacer».</w:t>
      </w:r>
    </w:p>
    <w:p w:rsidR="002B10F8" w:rsidP="002B10F8" w:rsidRDefault="002B10F8" w14:paraId="3BC47206" w14:textId="77777777">
      <w:pPr>
        <w:jc w:val="center"/>
      </w:pPr>
      <w:r>
        <w:rPr>
          <w:noProof/>
        </w:rPr>
        <w:drawing>
          <wp:inline distT="0" distB="0" distL="0" distR="0" wp14:anchorId="139F61BC" wp14:editId="647513C8">
            <wp:extent cx="4572000" cy="2305050"/>
            <wp:effectExtent l="0" t="0" r="0" b="0"/>
            <wp:docPr id="1344152638" name="Image 1344152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9">
                      <a:extLst>
                        <a:ext uri="{28A0092B-C50C-407E-A947-70E740481C1C}">
                          <a14:useLocalDpi xmlns:a14="http://schemas.microsoft.com/office/drawing/2010/main" val="0"/>
                        </a:ext>
                      </a:extLst>
                    </a:blip>
                    <a:stretch>
                      <a:fillRect/>
                    </a:stretch>
                  </pic:blipFill>
                  <pic:spPr>
                    <a:xfrm>
                      <a:off x="0" y="0"/>
                      <a:ext cx="4572000" cy="2305050"/>
                    </a:xfrm>
                    <a:prstGeom prst="rect">
                      <a:avLst/>
                    </a:prstGeom>
                  </pic:spPr>
                </pic:pic>
              </a:graphicData>
            </a:graphic>
          </wp:inline>
        </w:drawing>
      </w:r>
    </w:p>
    <w:p w:rsidR="002B10F8" w:rsidP="003577FD" w:rsidRDefault="002B10F8" w14:paraId="7A572479" w14:textId="77777777">
      <w:pPr>
        <w:pStyle w:val="Heading4"/>
      </w:pPr>
      <w:r>
        <w:t>Étape 4 - Partitionnez le disque dur en deux</w:t>
      </w:r>
    </w:p>
    <w:p w:rsidR="002B10F8" w:rsidP="00C132F4" w:rsidRDefault="002B10F8" w14:paraId="7C1F1D0E" w14:textId="77777777">
      <w:pPr>
        <w:pStyle w:val="ListParagraph"/>
        <w:numPr>
          <w:ilvl w:val="0"/>
          <w:numId w:val="56"/>
        </w:numPr>
      </w:pPr>
      <w:r>
        <w:t>Sélectionnez la partition nouvellement créée qui porte le nouveau nom («tim» dans l’image).</w:t>
      </w:r>
    </w:p>
    <w:p w:rsidR="002B10F8" w:rsidP="00C132F4" w:rsidRDefault="002B10F8" w14:paraId="50AA9FE4" w14:textId="77777777">
      <w:pPr>
        <w:pStyle w:val="ListParagraph"/>
        <w:numPr>
          <w:ilvl w:val="0"/>
          <w:numId w:val="56"/>
        </w:numPr>
      </w:pPr>
      <w:r>
        <w:t>Cliquez sur «Partitionner».</w:t>
      </w:r>
    </w:p>
    <w:p w:rsidR="002B10F8" w:rsidP="002B10F8" w:rsidRDefault="002B10F8" w14:paraId="3CC4C6C5" w14:textId="77777777">
      <w:pPr>
        <w:jc w:val="center"/>
      </w:pPr>
      <w:r>
        <w:rPr>
          <w:noProof/>
        </w:rPr>
        <w:drawing>
          <wp:inline distT="0" distB="0" distL="0" distR="0" wp14:anchorId="7A84B91E" wp14:editId="50BEAF74">
            <wp:extent cx="5181600" cy="3411220"/>
            <wp:effectExtent l="0" t="0" r="0" b="0"/>
            <wp:docPr id="1374402430" name="Image 1374402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181600" cy="3411220"/>
                    </a:xfrm>
                    <a:prstGeom prst="rect">
                      <a:avLst/>
                    </a:prstGeom>
                  </pic:spPr>
                </pic:pic>
              </a:graphicData>
            </a:graphic>
          </wp:inline>
        </w:drawing>
      </w:r>
    </w:p>
    <w:p w:rsidR="002B10F8" w:rsidP="002B10F8" w:rsidRDefault="002B10F8" w14:paraId="640A3E58" w14:textId="77777777">
      <w:r>
        <w:t>Dans la fenêtre de partition :</w:t>
      </w:r>
    </w:p>
    <w:p w:rsidR="002B10F8" w:rsidP="00C132F4" w:rsidRDefault="002B10F8" w14:paraId="78069A72" w14:textId="77777777">
      <w:pPr>
        <w:pStyle w:val="ListParagraph"/>
        <w:numPr>
          <w:ilvl w:val="0"/>
          <w:numId w:val="55"/>
        </w:numPr>
      </w:pPr>
      <w:r>
        <w:t>Cliquez sur le «+».</w:t>
      </w:r>
    </w:p>
    <w:p w:rsidR="002B10F8" w:rsidP="00C132F4" w:rsidRDefault="002B10F8" w14:paraId="305FF782" w14:textId="77777777">
      <w:pPr>
        <w:pStyle w:val="ListParagraph"/>
        <w:numPr>
          <w:ilvl w:val="0"/>
          <w:numId w:val="55"/>
        </w:numPr>
      </w:pPr>
      <w:r>
        <w:t>Donner une nom à votre partition («tina» dans l’exemple).</w:t>
      </w:r>
    </w:p>
    <w:p w:rsidR="002B10F8" w:rsidP="00C132F4" w:rsidRDefault="002B10F8" w14:paraId="6CA705DF" w14:textId="77777777">
      <w:pPr>
        <w:pStyle w:val="ListParagraph"/>
        <w:numPr>
          <w:ilvl w:val="0"/>
          <w:numId w:val="55"/>
        </w:numPr>
      </w:pPr>
      <w:r>
        <w:t>Cliquez sur «Appliquer»</w:t>
      </w:r>
    </w:p>
    <w:p w:rsidR="002B10F8" w:rsidP="002B10F8" w:rsidRDefault="002B10F8" w14:paraId="5E993F6F" w14:textId="77777777">
      <w:r>
        <w:rPr>
          <w:noProof/>
        </w:rPr>
        <w:drawing>
          <wp:inline distT="0" distB="0" distL="0" distR="0" wp14:anchorId="3E5DE336" wp14:editId="32E261F0">
            <wp:extent cx="4877564" cy="3211063"/>
            <wp:effectExtent l="0" t="0" r="0" b="0"/>
            <wp:docPr id="1945089658" name="Image 1945089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1" cstate="print">
                      <a:extLst>
                        <a:ext uri="{28A0092B-C50C-407E-A947-70E740481C1C}">
                          <a14:useLocalDpi xmlns:a14="http://schemas.microsoft.com/office/drawing/2010/main" val="0"/>
                        </a:ext>
                      </a:extLst>
                    </a:blip>
                    <a:stretch>
                      <a:fillRect/>
                    </a:stretch>
                  </pic:blipFill>
                  <pic:spPr>
                    <a:xfrm>
                      <a:off x="0" y="0"/>
                      <a:ext cx="4877564" cy="3211063"/>
                    </a:xfrm>
                    <a:prstGeom prst="rect">
                      <a:avLst/>
                    </a:prstGeom>
                  </pic:spPr>
                </pic:pic>
              </a:graphicData>
            </a:graphic>
          </wp:inline>
        </w:drawing>
      </w:r>
    </w:p>
    <w:p w:rsidR="002B10F8" w:rsidP="003577FD" w:rsidRDefault="002B10F8" w14:paraId="3823763E" w14:textId="4F19C52F">
      <w:pPr>
        <w:pStyle w:val="Heading4"/>
      </w:pPr>
      <w:r>
        <w:t>Étape 5 - Convertir l’une des deux partitions en exFAT</w:t>
      </w:r>
    </w:p>
    <w:p w:rsidR="002B10F8" w:rsidP="00C132F4" w:rsidRDefault="002B10F8" w14:paraId="437BF819" w14:textId="77777777">
      <w:pPr>
        <w:pStyle w:val="ListParagraph"/>
        <w:numPr>
          <w:ilvl w:val="0"/>
          <w:numId w:val="54"/>
        </w:numPr>
      </w:pPr>
      <w:r>
        <w:t>Choisir une deux des partitions («tim» est choisi dans l’image).</w:t>
      </w:r>
    </w:p>
    <w:p w:rsidR="002B10F8" w:rsidP="00C132F4" w:rsidRDefault="002B10F8" w14:paraId="05E9AD2E" w14:textId="77777777">
      <w:pPr>
        <w:pStyle w:val="ListParagraph"/>
        <w:numPr>
          <w:ilvl w:val="0"/>
          <w:numId w:val="54"/>
        </w:numPr>
      </w:pPr>
      <w:r>
        <w:t>Cliquez sur effacer.</w:t>
      </w:r>
    </w:p>
    <w:p w:rsidR="002B10F8" w:rsidP="002B10F8" w:rsidRDefault="002B10F8" w14:paraId="70A565DF" w14:textId="77777777">
      <w:r>
        <w:rPr>
          <w:noProof/>
        </w:rPr>
        <w:drawing>
          <wp:inline distT="0" distB="0" distL="0" distR="0" wp14:anchorId="31D40D6E" wp14:editId="2F13F540">
            <wp:extent cx="5485760" cy="3611459"/>
            <wp:effectExtent l="0" t="0" r="0" b="0"/>
            <wp:docPr id="1342413595" name="Image 1342413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2" cstate="print">
                      <a:extLst>
                        <a:ext uri="{28A0092B-C50C-407E-A947-70E740481C1C}">
                          <a14:useLocalDpi xmlns:a14="http://schemas.microsoft.com/office/drawing/2010/main" val="0"/>
                        </a:ext>
                      </a:extLst>
                    </a:blip>
                    <a:stretch>
                      <a:fillRect/>
                    </a:stretch>
                  </pic:blipFill>
                  <pic:spPr>
                    <a:xfrm>
                      <a:off x="0" y="0"/>
                      <a:ext cx="5485760" cy="3611459"/>
                    </a:xfrm>
                    <a:prstGeom prst="rect">
                      <a:avLst/>
                    </a:prstGeom>
                  </pic:spPr>
                </pic:pic>
              </a:graphicData>
            </a:graphic>
          </wp:inline>
        </w:drawing>
      </w:r>
    </w:p>
    <w:p w:rsidR="002B10F8" w:rsidP="00C132F4" w:rsidRDefault="002B10F8" w14:paraId="144203A4" w14:textId="77777777">
      <w:pPr>
        <w:pStyle w:val="ListParagraph"/>
        <w:numPr>
          <w:ilvl w:val="0"/>
          <w:numId w:val="53"/>
        </w:numPr>
        <w:rPr>
          <w:b/>
          <w:bCs/>
        </w:rPr>
      </w:pPr>
      <w:r>
        <w:t>Choisissez le format «ExFAT».</w:t>
      </w:r>
    </w:p>
    <w:p w:rsidR="002B10F8" w:rsidP="00C132F4" w:rsidRDefault="002B10F8" w14:paraId="43926625" w14:textId="77777777">
      <w:pPr>
        <w:pStyle w:val="ListParagraph"/>
        <w:numPr>
          <w:ilvl w:val="0"/>
          <w:numId w:val="53"/>
        </w:numPr>
        <w:rPr>
          <w:b/>
          <w:bCs/>
        </w:rPr>
      </w:pPr>
      <w:r>
        <w:t>Cliquez sur «Effacer».</w:t>
      </w:r>
    </w:p>
    <w:p w:rsidR="002B10F8" w:rsidP="002B10F8" w:rsidRDefault="002B10F8" w14:paraId="626582CA" w14:textId="77777777">
      <w:r>
        <w:rPr>
          <w:noProof/>
        </w:rPr>
        <w:drawing>
          <wp:inline distT="0" distB="0" distL="0" distR="0" wp14:anchorId="2BB46C3F" wp14:editId="43A9781D">
            <wp:extent cx="5558972" cy="3659656"/>
            <wp:effectExtent l="0" t="0" r="0" b="0"/>
            <wp:docPr id="2031846263" name="Image 2031846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558972" cy="3659656"/>
                    </a:xfrm>
                    <a:prstGeom prst="rect">
                      <a:avLst/>
                    </a:prstGeom>
                  </pic:spPr>
                </pic:pic>
              </a:graphicData>
            </a:graphic>
          </wp:inline>
        </w:drawing>
      </w:r>
    </w:p>
    <w:p w:rsidR="002B10F8" w:rsidP="003F6001" w:rsidRDefault="002B10F8" w14:paraId="6B57680E" w14:textId="77777777">
      <w:pPr>
        <w:pStyle w:val="Heading4"/>
      </w:pPr>
      <w:r>
        <w:t>Résultat final – Deux partitions, l’une en «exFAT» et l’autre en «Mac OS étendu (journalisé)»</w:t>
      </w:r>
    </w:p>
    <w:p w:rsidR="002B10F8" w:rsidP="00C132F4" w:rsidRDefault="002B10F8" w14:paraId="133FD7C7" w14:textId="77777777">
      <w:pPr>
        <w:pStyle w:val="ListParagraph"/>
        <w:numPr>
          <w:ilvl w:val="0"/>
          <w:numId w:val="52"/>
        </w:numPr>
      </w:pPr>
      <w:r>
        <w:t>À gauche la partition qui se nomme «tim» est qui est en format «ExFAT» (trouver le format sous le nom «tim» en gras).</w:t>
      </w:r>
    </w:p>
    <w:p w:rsidR="002B10F8" w:rsidP="00C132F4" w:rsidRDefault="002B10F8" w14:paraId="134595FB" w14:textId="77777777">
      <w:pPr>
        <w:pStyle w:val="ListParagraph"/>
        <w:numPr>
          <w:ilvl w:val="0"/>
          <w:numId w:val="52"/>
        </w:numPr>
      </w:pPr>
      <w:r>
        <w:t>À droite la partition qui se nomme «tina» est qui est en format « Mac OS étendu (journalisé) » (trouver le format sous le nom «tina» en gras).</w:t>
      </w:r>
    </w:p>
    <w:tbl>
      <w:tblPr>
        <w:tblStyle w:val="TableGrid"/>
        <w:tblW w:w="0" w:type="auto"/>
        <w:tblLayout w:type="fixed"/>
        <w:tblLook w:val="06A0" w:firstRow="1" w:lastRow="0" w:firstColumn="1" w:lastColumn="0" w:noHBand="1" w:noVBand="1"/>
      </w:tblPr>
      <w:tblGrid>
        <w:gridCol w:w="4530"/>
        <w:gridCol w:w="4530"/>
      </w:tblGrid>
      <w:tr w:rsidR="002B10F8" w:rsidTr="00B02133" w14:paraId="7F952A52" w14:textId="77777777">
        <w:tc>
          <w:tcPr>
            <w:tcW w:w="4530" w:type="dxa"/>
            <w:tcBorders>
              <w:top w:val="none" w:color="000000" w:themeColor="text1" w:sz="4" w:space="0"/>
              <w:left w:val="none" w:color="000000" w:themeColor="text1" w:sz="4" w:space="0"/>
              <w:bottom w:val="none" w:color="000000" w:themeColor="text1" w:sz="4" w:space="0"/>
              <w:right w:val="none" w:color="000000" w:themeColor="text1" w:sz="4" w:space="0"/>
            </w:tcBorders>
          </w:tcPr>
          <w:p w:rsidR="002B10F8" w:rsidP="00B02133" w:rsidRDefault="002B10F8" w14:paraId="6F9789DC" w14:textId="77777777">
            <w:r>
              <w:rPr>
                <w:noProof/>
              </w:rPr>
              <w:drawing>
                <wp:inline distT="0" distB="0" distL="0" distR="0" wp14:anchorId="5771D876" wp14:editId="4589FE3C">
                  <wp:extent cx="2743200" cy="1800225"/>
                  <wp:effectExtent l="0" t="0" r="0" b="0"/>
                  <wp:docPr id="1157222032" name="Image 1157222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cstate="print">
                            <a:extLst>
                              <a:ext uri="{28A0092B-C50C-407E-A947-70E740481C1C}">
                                <a14:useLocalDpi xmlns:a14="http://schemas.microsoft.com/office/drawing/2010/main" val="0"/>
                              </a:ext>
                            </a:extLst>
                          </a:blip>
                          <a:stretch>
                            <a:fillRect/>
                          </a:stretch>
                        </pic:blipFill>
                        <pic:spPr>
                          <a:xfrm>
                            <a:off x="0" y="0"/>
                            <a:ext cx="2743200" cy="1800225"/>
                          </a:xfrm>
                          <a:prstGeom prst="rect">
                            <a:avLst/>
                          </a:prstGeom>
                        </pic:spPr>
                      </pic:pic>
                    </a:graphicData>
                  </a:graphic>
                </wp:inline>
              </w:drawing>
            </w:r>
          </w:p>
        </w:tc>
        <w:tc>
          <w:tcPr>
            <w:tcW w:w="4530" w:type="dxa"/>
            <w:tcBorders>
              <w:top w:val="none" w:color="000000" w:themeColor="text1" w:sz="4" w:space="0"/>
              <w:left w:val="none" w:color="000000" w:themeColor="text1" w:sz="4" w:space="0"/>
              <w:bottom w:val="none" w:color="000000" w:themeColor="text1" w:sz="4" w:space="0"/>
              <w:right w:val="none" w:color="000000" w:themeColor="text1" w:sz="4" w:space="0"/>
            </w:tcBorders>
          </w:tcPr>
          <w:p w:rsidR="002B10F8" w:rsidP="00B02133" w:rsidRDefault="002B10F8" w14:paraId="2390A84C" w14:textId="77777777">
            <w:r>
              <w:rPr>
                <w:noProof/>
              </w:rPr>
              <w:drawing>
                <wp:inline distT="0" distB="0" distL="0" distR="0" wp14:anchorId="59EB15B1" wp14:editId="2AAC1599">
                  <wp:extent cx="2743200" cy="1800225"/>
                  <wp:effectExtent l="0" t="0" r="0" b="0"/>
                  <wp:docPr id="379316520" name="Image 379316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5" cstate="print">
                            <a:extLst>
                              <a:ext uri="{28A0092B-C50C-407E-A947-70E740481C1C}">
                                <a14:useLocalDpi xmlns:a14="http://schemas.microsoft.com/office/drawing/2010/main" val="0"/>
                              </a:ext>
                            </a:extLst>
                          </a:blip>
                          <a:stretch>
                            <a:fillRect/>
                          </a:stretch>
                        </pic:blipFill>
                        <pic:spPr>
                          <a:xfrm>
                            <a:off x="0" y="0"/>
                            <a:ext cx="2743200" cy="1800225"/>
                          </a:xfrm>
                          <a:prstGeom prst="rect">
                            <a:avLst/>
                          </a:prstGeom>
                        </pic:spPr>
                      </pic:pic>
                    </a:graphicData>
                  </a:graphic>
                </wp:inline>
              </w:drawing>
            </w:r>
          </w:p>
        </w:tc>
      </w:tr>
    </w:tbl>
    <w:p w:rsidR="718DBD50" w:rsidP="25038719" w:rsidRDefault="718DBD50" w14:paraId="09923073" w14:textId="177A3E06">
      <w:pPr>
        <w:pStyle w:val="Heading3"/>
        <w:rPr>
          <w:rFonts w:eastAsia="Calibri"/>
        </w:rPr>
      </w:pPr>
      <w:bookmarkStart w:name="_Toc111639128" w:id="85"/>
      <w:r w:rsidRPr="25038719">
        <w:rPr>
          <w:rFonts w:eastAsia="Calibri"/>
        </w:rPr>
        <w:t>CONSEILS</w:t>
      </w:r>
      <w:bookmarkEnd w:id="85"/>
    </w:p>
    <w:p w:rsidR="718DBD50" w:rsidP="11395F44" w:rsidRDefault="718DBD50" w14:paraId="64304A10" w14:textId="77777777">
      <w:pPr>
        <w:pStyle w:val="ListParagraph"/>
        <w:numPr>
          <w:ilvl w:val="0"/>
          <w:numId w:val="66"/>
        </w:numPr>
      </w:pPr>
      <w:r>
        <w:t>Évaluez vos besoins, car un disque qui contient vos travaux en cours n’a pas besoin d’être très volumineux.</w:t>
      </w:r>
    </w:p>
    <w:p w:rsidR="718DBD50" w:rsidP="11395F44" w:rsidRDefault="718DBD50" w14:paraId="02E9E2DA" w14:textId="39ADF320">
      <w:pPr>
        <w:pStyle w:val="ListParagraph"/>
        <w:numPr>
          <w:ilvl w:val="0"/>
          <w:numId w:val="66"/>
        </w:numPr>
      </w:pPr>
      <w:r>
        <w:t>Transportez vos disques dans un étui pour empêcher la poussière de se coller aux prises de branchement.</w:t>
      </w:r>
    </w:p>
    <w:p w:rsidR="718DBD50" w:rsidP="11395F44" w:rsidRDefault="718DBD50" w14:paraId="3B02CC5A" w14:textId="5FDCD16A">
      <w:pPr>
        <w:pStyle w:val="ListParagraph"/>
        <w:numPr>
          <w:ilvl w:val="0"/>
          <w:numId w:val="66"/>
        </w:numPr>
      </w:pPr>
      <w:r>
        <w:t>Débranchez les fils lors des manipulations.</w:t>
      </w:r>
    </w:p>
    <w:p w:rsidR="718DBD50" w:rsidP="11395F44" w:rsidRDefault="718DBD50" w14:paraId="0BDD5FA4" w14:textId="6B842ABA">
      <w:pPr>
        <w:pStyle w:val="ListParagraph"/>
        <w:numPr>
          <w:ilvl w:val="0"/>
          <w:numId w:val="66"/>
        </w:numPr>
      </w:pPr>
      <w:r>
        <w:t>Éjectez le disque avant de le débrancher.</w:t>
      </w:r>
    </w:p>
    <w:p w:rsidR="718DBD50" w:rsidP="11395F44" w:rsidRDefault="718DBD50" w14:paraId="73E54C0E" w14:textId="08D829EC">
      <w:pPr>
        <w:pStyle w:val="ListParagraph"/>
        <w:numPr>
          <w:ilvl w:val="0"/>
          <w:numId w:val="66"/>
        </w:numPr>
      </w:pPr>
      <w:r>
        <w:t>Installez votre disque dans une position stable et sécuritaire.</w:t>
      </w:r>
    </w:p>
    <w:p w:rsidR="718DBD50" w:rsidP="11395F44" w:rsidRDefault="718DBD50" w14:paraId="492B5955" w14:textId="77777777">
      <w:pPr>
        <w:pStyle w:val="ListParagraph"/>
        <w:numPr>
          <w:ilvl w:val="0"/>
          <w:numId w:val="66"/>
        </w:numPr>
      </w:pPr>
      <w:r>
        <w:t>Si vous avez à déplacer le disque, le faire avec précaution, un bris de contact du disque pendant qu’il travaille peut détruire vos documents.</w:t>
      </w:r>
    </w:p>
    <w:p w:rsidR="718DBD50" w:rsidP="11395F44" w:rsidRDefault="718DBD50" w14:paraId="3D6B4908" w14:textId="544D1331">
      <w:pPr>
        <w:pStyle w:val="ListParagraph"/>
        <w:numPr>
          <w:ilvl w:val="0"/>
          <w:numId w:val="66"/>
        </w:numPr>
      </w:pPr>
      <w:r>
        <w:t xml:space="preserve"> Sauvegardez vos documents fréquemment, et ce sur plusieurs supports. </w:t>
      </w:r>
    </w:p>
    <w:p w:rsidR="718DBD50" w:rsidP="65F04A81" w:rsidRDefault="718DBD50" w14:paraId="36085ABA" w14:textId="140E9918">
      <w:pPr>
        <w:pStyle w:val="Heading3"/>
        <w:rPr>
          <w:rFonts w:eastAsia="Calibri"/>
        </w:rPr>
      </w:pPr>
      <w:bookmarkStart w:name="_Toc111639129" w:id="86"/>
      <w:r w:rsidRPr="25038719">
        <w:rPr>
          <w:rFonts w:eastAsia="Calibri"/>
        </w:rPr>
        <w:t>INFORMATIONS TECHNIQUES sur les DISQUES DURS</w:t>
      </w:r>
      <w:bookmarkEnd w:id="86"/>
    </w:p>
    <w:p w:rsidR="718DBD50" w:rsidP="65F04A81" w:rsidRDefault="718DBD50" w14:paraId="55AE3666" w14:textId="77777777">
      <w:pPr>
        <w:rPr>
          <w:rFonts w:ascii="Calibri" w:hAnsi="Calibri" w:cs="Calibri"/>
        </w:rPr>
      </w:pPr>
      <w:r w:rsidRPr="65F04A81">
        <w:rPr>
          <w:rFonts w:ascii="Calibri" w:hAnsi="Calibri" w:eastAsia="Calibri" w:cs="Calibri"/>
        </w:rPr>
        <w:t xml:space="preserve">Voici quelques informations techniques qui vous permettront de faire des choix éclairés pour vos achats de disques durs. Si vous voulez travailler directement sur votre disque dur ou vous voulez transférer rapidement des documents d’une plate-forme à l’autre, votre disque dur </w:t>
      </w:r>
      <w:r w:rsidRPr="65F04A81">
        <w:rPr>
          <w:rFonts w:ascii="Calibri" w:hAnsi="Calibri" w:eastAsia="Calibri" w:cs="Calibri"/>
          <w:b/>
          <w:bCs/>
        </w:rPr>
        <w:t>doit avoir une vitesse de transfert élevée</w:t>
      </w:r>
      <w:r w:rsidRPr="65F04A81">
        <w:rPr>
          <w:rFonts w:ascii="Calibri" w:hAnsi="Calibri" w:eastAsia="Calibri" w:cs="Calibri"/>
        </w:rPr>
        <w:t xml:space="preserve">. </w:t>
      </w:r>
    </w:p>
    <w:p w:rsidR="718DBD50" w:rsidP="65F04A81" w:rsidRDefault="718DBD50" w14:paraId="5D61021A" w14:textId="77777777">
      <w:pPr>
        <w:rPr>
          <w:rFonts w:ascii="Calibri" w:hAnsi="Calibri" w:eastAsia="Calibri" w:cs="Calibri"/>
        </w:rPr>
      </w:pPr>
      <w:r w:rsidRPr="65F04A81">
        <w:rPr>
          <w:rFonts w:ascii="Calibri" w:hAnsi="Calibri" w:eastAsia="Calibri" w:cs="Calibri"/>
        </w:rPr>
        <w:t>La vitesse de transfert des informations (débit) dépend du type de branchement et du support physique. C’est le plus petit dénominateur commun qui détermine la vitesse. Un disque dur lent avec une connexion rapide ou un disque rapide avec une connexion lente peuvent donner des résultats similaires.</w:t>
      </w:r>
    </w:p>
    <w:p w:rsidR="718DBD50" w:rsidP="65F04A81" w:rsidRDefault="718DBD50" w14:paraId="0548DEA4" w14:textId="71926755">
      <w:pPr>
        <w:pStyle w:val="Heading4"/>
        <w:rPr>
          <w:rFonts w:eastAsia="Calibri"/>
        </w:rPr>
      </w:pPr>
      <w:r w:rsidRPr="65F04A81">
        <w:rPr>
          <w:rFonts w:eastAsia="Calibri"/>
        </w:rPr>
        <w:t>La vitesse de transfert du disque</w:t>
      </w:r>
    </w:p>
    <w:p w:rsidR="718DBD50" w:rsidP="65F04A81" w:rsidRDefault="718DBD50" w14:paraId="43C921F4" w14:textId="11F8CCC2">
      <w:pPr>
        <w:rPr>
          <w:rFonts w:ascii="Calibri" w:hAnsi="Calibri" w:eastAsia="Calibri" w:cs="Calibri"/>
        </w:rPr>
      </w:pPr>
      <w:r w:rsidRPr="65F04A81">
        <w:rPr>
          <w:rFonts w:ascii="Calibri" w:hAnsi="Calibri" w:eastAsia="Calibri" w:cs="Calibri"/>
        </w:rPr>
        <w:t xml:space="preserve">Les protocoles </w:t>
      </w:r>
      <w:r w:rsidRPr="65F04A81" w:rsidR="006F4B03">
        <w:rPr>
          <w:rFonts w:ascii="Calibri" w:hAnsi="Calibri" w:eastAsia="Calibri" w:cs="Calibri"/>
        </w:rPr>
        <w:t>firewire</w:t>
      </w:r>
      <w:r w:rsidRPr="65F04A81">
        <w:rPr>
          <w:rFonts w:ascii="Calibri" w:hAnsi="Calibri" w:eastAsia="Calibri" w:cs="Calibri"/>
        </w:rPr>
        <w:t>, USB et Thunderbolt offrent des vitesses de transfert différentes.</w:t>
      </w:r>
    </w:p>
    <w:p w:rsidR="718DBD50" w:rsidP="00C132F4" w:rsidRDefault="006F4B03" w14:paraId="14371D1A" w14:textId="2E58FF3E">
      <w:pPr>
        <w:pStyle w:val="ListParagraph"/>
        <w:numPr>
          <w:ilvl w:val="0"/>
          <w:numId w:val="29"/>
        </w:numPr>
        <w:rPr>
          <w:rFonts w:ascii="Calibri" w:hAnsi="Calibri" w:cs="Calibri"/>
        </w:rPr>
      </w:pPr>
      <w:r w:rsidRPr="65F04A81">
        <w:rPr>
          <w:rFonts w:ascii="Calibri" w:hAnsi="Calibri" w:eastAsia="Calibri" w:cs="Calibri"/>
        </w:rPr>
        <w:t xml:space="preserve">Firewire </w:t>
      </w:r>
      <w:r w:rsidRPr="65F04A81" w:rsidR="718DBD50">
        <w:rPr>
          <w:rFonts w:ascii="Calibri" w:hAnsi="Calibri" w:eastAsia="Calibri" w:cs="Calibri"/>
        </w:rPr>
        <w:t>800 : Environ 80 Mo/s (désuet)</w:t>
      </w:r>
    </w:p>
    <w:p w:rsidR="718DBD50" w:rsidP="00C132F4" w:rsidRDefault="718DBD50" w14:paraId="65C3D631" w14:textId="77777777">
      <w:pPr>
        <w:pStyle w:val="ListParagraph"/>
        <w:numPr>
          <w:ilvl w:val="0"/>
          <w:numId w:val="29"/>
        </w:numPr>
        <w:rPr>
          <w:rFonts w:ascii="Calibri" w:hAnsi="Calibri" w:cs="Calibri"/>
        </w:rPr>
      </w:pPr>
      <w:r w:rsidRPr="65F04A81">
        <w:rPr>
          <w:rFonts w:ascii="Calibri" w:hAnsi="Calibri" w:eastAsia="Calibri" w:cs="Calibri"/>
        </w:rPr>
        <w:t>USB 2 : Débit maximal théorique de 50 Mo/s (désuet)</w:t>
      </w:r>
    </w:p>
    <w:p w:rsidR="718DBD50" w:rsidP="00C132F4" w:rsidRDefault="718DBD50" w14:paraId="397D773C" w14:textId="77777777">
      <w:pPr>
        <w:pStyle w:val="ListParagraph"/>
        <w:numPr>
          <w:ilvl w:val="0"/>
          <w:numId w:val="29"/>
        </w:numPr>
        <w:rPr>
          <w:rFonts w:ascii="Calibri" w:hAnsi="Calibri" w:cs="Calibri"/>
        </w:rPr>
      </w:pPr>
      <w:r w:rsidRPr="65F04A81">
        <w:rPr>
          <w:rFonts w:ascii="Calibri" w:hAnsi="Calibri" w:eastAsia="Calibri" w:cs="Calibri"/>
        </w:rPr>
        <w:t>USB 3 : Débit maximal théorique de 600 Mo/s</w:t>
      </w:r>
    </w:p>
    <w:p w:rsidR="718DBD50" w:rsidP="00C132F4" w:rsidRDefault="718DBD50" w14:paraId="35CE756C" w14:textId="77777777">
      <w:pPr>
        <w:pStyle w:val="ListParagraph"/>
        <w:numPr>
          <w:ilvl w:val="0"/>
          <w:numId w:val="29"/>
        </w:numPr>
        <w:rPr>
          <w:rFonts w:ascii="Calibri" w:hAnsi="Calibri" w:cs="Calibri"/>
        </w:rPr>
      </w:pPr>
      <w:r w:rsidRPr="65F04A81">
        <w:rPr>
          <w:rFonts w:ascii="Calibri" w:hAnsi="Calibri" w:eastAsia="Calibri" w:cs="Calibri"/>
        </w:rPr>
        <w:t>USB 3.1 : Débit maximal théorique de 1 Go/s (un Go = 1000 Mo)</w:t>
      </w:r>
    </w:p>
    <w:p w:rsidR="718DBD50" w:rsidP="00C132F4" w:rsidRDefault="718DBD50" w14:paraId="6596D031" w14:textId="77777777">
      <w:pPr>
        <w:pStyle w:val="ListParagraph"/>
        <w:numPr>
          <w:ilvl w:val="0"/>
          <w:numId w:val="29"/>
        </w:numPr>
        <w:rPr>
          <w:rFonts w:ascii="Calibri" w:hAnsi="Calibri" w:cs="Calibri"/>
        </w:rPr>
      </w:pPr>
      <w:r w:rsidRPr="65F04A81">
        <w:rPr>
          <w:rFonts w:ascii="Calibri" w:hAnsi="Calibri" w:eastAsia="Calibri" w:cs="Calibri"/>
        </w:rPr>
        <w:t>USB 3.1 gen. 2 : Débit maximal théorique de 2 Go/s</w:t>
      </w:r>
    </w:p>
    <w:p w:rsidR="718DBD50" w:rsidP="00C132F4" w:rsidRDefault="718DBD50" w14:paraId="3FB1AB92" w14:textId="77777777">
      <w:pPr>
        <w:pStyle w:val="ListParagraph"/>
        <w:numPr>
          <w:ilvl w:val="0"/>
          <w:numId w:val="29"/>
        </w:numPr>
        <w:rPr>
          <w:rFonts w:ascii="Calibri" w:hAnsi="Calibri" w:cs="Calibri"/>
        </w:rPr>
      </w:pPr>
      <w:r w:rsidRPr="65F04A81">
        <w:rPr>
          <w:rFonts w:ascii="Calibri" w:hAnsi="Calibri" w:eastAsia="Calibri" w:cs="Calibri"/>
        </w:rPr>
        <w:t>Thunderbolt 1 : 1 Go/s</w:t>
      </w:r>
    </w:p>
    <w:p w:rsidR="718DBD50" w:rsidP="00C132F4" w:rsidRDefault="718DBD50" w14:paraId="12E16744" w14:textId="77777777">
      <w:pPr>
        <w:pStyle w:val="ListParagraph"/>
        <w:numPr>
          <w:ilvl w:val="0"/>
          <w:numId w:val="29"/>
        </w:numPr>
        <w:rPr>
          <w:rFonts w:ascii="Calibri" w:hAnsi="Calibri" w:cs="Calibri"/>
        </w:rPr>
      </w:pPr>
      <w:r w:rsidRPr="65F04A81">
        <w:rPr>
          <w:rFonts w:ascii="Calibri" w:hAnsi="Calibri" w:eastAsia="Calibri" w:cs="Calibri"/>
        </w:rPr>
        <w:t>Thunderbolt 2 : 2 Go/s</w:t>
      </w:r>
    </w:p>
    <w:p w:rsidR="718DBD50" w:rsidP="00C132F4" w:rsidRDefault="718DBD50" w14:paraId="5C95D8A7" w14:textId="77777777">
      <w:pPr>
        <w:pStyle w:val="ListParagraph"/>
        <w:numPr>
          <w:ilvl w:val="0"/>
          <w:numId w:val="29"/>
        </w:numPr>
        <w:rPr>
          <w:rFonts w:ascii="Calibri" w:hAnsi="Calibri" w:cs="Calibri"/>
        </w:rPr>
      </w:pPr>
      <w:r w:rsidRPr="65F04A81">
        <w:rPr>
          <w:rFonts w:ascii="Calibri" w:hAnsi="Calibri" w:eastAsia="Calibri" w:cs="Calibri"/>
        </w:rPr>
        <w:t>Thunderbolt 3 : 4 Go/s</w:t>
      </w:r>
    </w:p>
    <w:p w:rsidR="718DBD50" w:rsidP="0ABAE0AC" w:rsidRDefault="718DBD50" w14:paraId="75F497B3" w14:textId="10E0F7A8">
      <w:pPr>
        <w:rPr>
          <w:rFonts w:ascii="Calibri" w:hAnsi="Calibri" w:cs="Calibri"/>
        </w:rPr>
      </w:pPr>
      <w:r w:rsidRPr="0ABAE0AC">
        <w:rPr>
          <w:rFonts w:ascii="Calibri" w:hAnsi="Calibri" w:eastAsia="Calibri" w:cs="Calibri"/>
        </w:rPr>
        <w:t xml:space="preserve">L’interface USB-C est utilisée comme nouveau standard de branchement (téléphone, ordinateur, périphérique) et supporte autant </w:t>
      </w:r>
      <w:r w:rsidRPr="0ABAE0AC" w:rsidR="006F4B03">
        <w:rPr>
          <w:rFonts w:ascii="Calibri" w:hAnsi="Calibri" w:eastAsia="Calibri" w:cs="Calibri"/>
        </w:rPr>
        <w:t xml:space="preserve">l’usb </w:t>
      </w:r>
      <w:r w:rsidRPr="0ABAE0AC">
        <w:rPr>
          <w:rFonts w:ascii="Calibri" w:hAnsi="Calibri" w:eastAsia="Calibri" w:cs="Calibri"/>
        </w:rPr>
        <w:t>3.1 que le Thunderbolt 3. Dans ce dernier cas, l’icône Thunderbolt est indiquée sur le fil.</w:t>
      </w:r>
      <w:r w:rsidRPr="0ABAE0AC" w:rsidR="310421D6">
        <w:rPr>
          <w:rFonts w:ascii="Calibri" w:hAnsi="Calibri" w:eastAsia="Calibri" w:cs="Calibri"/>
        </w:rPr>
        <w:t xml:space="preserve"> </w:t>
      </w:r>
      <w:r w:rsidRPr="0ABAE0AC" w:rsidR="310421D6">
        <w:rPr>
          <w:rFonts w:ascii="Calibri" w:hAnsi="Calibri" w:eastAsia="Calibri" w:cs="Calibri"/>
          <w:sz w:val="22"/>
          <w:szCs w:val="22"/>
        </w:rPr>
        <w:t>Nous privilégions l’interface USB-C.</w:t>
      </w:r>
    </w:p>
    <w:p w:rsidR="718DBD50" w:rsidP="65F04A81" w:rsidRDefault="718DBD50" w14:paraId="5CC3990A" w14:textId="1F236463">
      <w:pPr>
        <w:pStyle w:val="Heading4"/>
      </w:pPr>
      <w:r w:rsidRPr="65F04A81">
        <w:rPr>
          <w:rFonts w:eastAsia="Calibri"/>
        </w:rPr>
        <w:t>La vitesse de roulement du disque</w:t>
      </w:r>
    </w:p>
    <w:p w:rsidR="718DBD50" w:rsidP="65F04A81" w:rsidRDefault="718DBD50" w14:paraId="73546B6B" w14:textId="365C24B2">
      <w:pPr>
        <w:rPr>
          <w:rFonts w:ascii="Calibri" w:hAnsi="Calibri" w:cs="Calibri"/>
        </w:rPr>
      </w:pPr>
      <w:r w:rsidRPr="65F04A81">
        <w:rPr>
          <w:rFonts w:ascii="Calibri" w:hAnsi="Calibri" w:eastAsia="Calibri" w:cs="Calibri"/>
        </w:rPr>
        <w:t xml:space="preserve">Les disques durs petits (2.5 po.) </w:t>
      </w:r>
      <w:r w:rsidRPr="65F04A81" w:rsidR="006F4B03">
        <w:rPr>
          <w:rFonts w:ascii="Calibri" w:hAnsi="Calibri" w:eastAsia="Calibri" w:cs="Calibri"/>
        </w:rPr>
        <w:t xml:space="preserve">Et </w:t>
      </w:r>
      <w:r w:rsidRPr="65F04A81">
        <w:rPr>
          <w:rFonts w:ascii="Calibri" w:hAnsi="Calibri" w:eastAsia="Calibri" w:cs="Calibri"/>
        </w:rPr>
        <w:t>grands formats (3.5 po) sont des périphériques de stockage où le débit dépend de la vitesse de rotation du disque, celle-ci est habituellement de 5400 ou 7200 tours/min; le dernier étant 33% plus efficace, pour un débit pouvant atteindre 150 Mo/s.</w:t>
      </w:r>
    </w:p>
    <w:p w:rsidR="718DBD50" w:rsidP="65F04A81" w:rsidRDefault="718DBD50" w14:paraId="56323FF9" w14:textId="2219730B">
      <w:r w:rsidRPr="65F04A81">
        <w:rPr>
          <w:rFonts w:ascii="Calibri" w:hAnsi="Calibri" w:eastAsia="Calibri" w:cs="Calibri"/>
        </w:rPr>
        <w:t>Les disques durs SSD sont des périphériques de stockage avec mémoire flash, donc aucun mécanisme comme pour les disques durs. Ils offrent un débit très élevé, environ 500 Mo/s. Tout comme pour les disques compacts, la prise USB est très fragile.</w:t>
      </w:r>
    </w:p>
    <w:p w:rsidR="718DBD50" w:rsidP="00741F15" w:rsidRDefault="718DBD50" w14:paraId="50DA90A4" w14:textId="15C81723">
      <w:pPr>
        <w:pStyle w:val="Heading2"/>
      </w:pPr>
      <w:bookmarkStart w:name="_Toc51571384" w:id="87"/>
      <w:bookmarkStart w:name="_Toc51582416" w:id="88"/>
      <w:bookmarkStart w:name="_Toc111639130" w:id="89"/>
      <w:r>
        <w:t>SOLUTION D’ARCHIVAGE</w:t>
      </w:r>
      <w:r w:rsidR="00A208B6">
        <w:t xml:space="preserve"> (obligatoire)</w:t>
      </w:r>
      <w:bookmarkEnd w:id="87"/>
      <w:bookmarkEnd w:id="88"/>
      <w:bookmarkEnd w:id="89"/>
    </w:p>
    <w:p w:rsidRPr="00A208B6" w:rsidR="00A208B6" w:rsidRDefault="00A208B6" w14:paraId="64190D60" w14:textId="2B264AF8">
      <w:pPr>
        <w:rPr>
          <w:rFonts w:ascii="Calibri" w:hAnsi="Calibri" w:cs="Calibri"/>
          <w:b/>
          <w:bCs/>
        </w:rPr>
      </w:pPr>
      <w:r w:rsidRPr="65F04A81">
        <w:rPr>
          <w:rFonts w:ascii="Calibri" w:hAnsi="Calibri" w:eastAsia="Calibri" w:cs="Calibri"/>
          <w:b/>
          <w:bCs/>
        </w:rPr>
        <w:t>Attention</w:t>
      </w:r>
      <w:r>
        <w:rPr>
          <w:rFonts w:ascii="Calibri" w:hAnsi="Calibri" w:eastAsia="Calibri" w:cs="Calibri"/>
          <w:b/>
          <w:bCs/>
        </w:rPr>
        <w:t>! C</w:t>
      </w:r>
      <w:r w:rsidRPr="65F04A81">
        <w:rPr>
          <w:rFonts w:ascii="Calibri" w:hAnsi="Calibri" w:eastAsia="Calibri" w:cs="Calibri"/>
          <w:b/>
          <w:bCs/>
        </w:rPr>
        <w:t xml:space="preserve">haque année, des étudiantes ou étudiants perdent des travaux. Nous vous conseillons de toujours faire </w:t>
      </w:r>
      <w:r w:rsidRPr="65F04A81">
        <w:rPr>
          <w:rFonts w:ascii="Calibri" w:hAnsi="Calibri" w:eastAsia="Calibri" w:cs="Calibri"/>
          <w:b/>
          <w:bCs/>
          <w:u w:val="single"/>
        </w:rPr>
        <w:t>deux</w:t>
      </w:r>
      <w:r w:rsidRPr="65F04A81">
        <w:rPr>
          <w:rFonts w:ascii="Calibri" w:hAnsi="Calibri" w:eastAsia="Calibri" w:cs="Calibri"/>
          <w:b/>
          <w:bCs/>
        </w:rPr>
        <w:t xml:space="preserve"> sauvegardes de vos documents.</w:t>
      </w:r>
    </w:p>
    <w:p w:rsidR="718DBD50" w:rsidRDefault="6D54D460" w14:paraId="1C1AB266" w14:textId="633B8759">
      <w:r>
        <w:t xml:space="preserve">Vous devez vous assurez d’avoir une solution d’archivage pour vos médias et vos projets. Une solution en ligne sur </w:t>
      </w:r>
      <w:r w:rsidR="006F4B03">
        <w:t xml:space="preserve">onedrive </w:t>
      </w:r>
      <w:r>
        <w:t>vous sera proposée et expliquée dans le cours Domaine du multimédia. Vous pouvez également vous procurer un deuxième disque dur dédié spécifiquement à l'archivage. Les détails pour les spécifications de ce type de disque sont dans la section du matériel optionnel ci-bas.</w:t>
      </w:r>
    </w:p>
    <w:p w:rsidR="00166EBB" w:rsidP="00166EBB" w:rsidRDefault="00166EBB" w14:paraId="0A2309D5" w14:textId="5DB6C535">
      <w:pPr>
        <w:pStyle w:val="Heading3"/>
      </w:pPr>
      <w:bookmarkStart w:name="_Toc111639131" w:id="90"/>
      <w:r>
        <w:t xml:space="preserve">Disque dur externe archivage </w:t>
      </w:r>
      <w:r w:rsidRPr="25038719">
        <w:rPr>
          <w:rFonts w:eastAsia="Calibri"/>
        </w:rPr>
        <w:t>(optionnel)</w:t>
      </w:r>
      <w:bookmarkEnd w:id="90"/>
      <w:r>
        <w:t xml:space="preserve"> </w:t>
      </w:r>
    </w:p>
    <w:p w:rsidR="00166EBB" w:rsidP="00166EBB" w:rsidRDefault="00166EBB" w14:paraId="7D3CEEDE" w14:textId="278FD234">
      <w:pPr>
        <w:rPr>
          <w:rFonts w:ascii="Calibri" w:hAnsi="Calibri" w:cs="Calibri"/>
        </w:rPr>
      </w:pPr>
      <w:r w:rsidRPr="65F04A81">
        <w:rPr>
          <w:rFonts w:ascii="Calibri" w:hAnsi="Calibri" w:eastAsia="Calibri" w:cs="Calibri"/>
        </w:rPr>
        <w:t>Pour un disque d’archivage uniquement, les disques durs de grands formats en USB-3 sont tous bons. Vérifiez les aubaines. Les disques petits formats peuvent fonctionner, mais évitez les disques compacts (</w:t>
      </w:r>
      <w:r w:rsidRPr="65F04A81">
        <w:rPr>
          <w:rFonts w:ascii="Calibri" w:hAnsi="Calibri" w:eastAsia="Calibri" w:cs="Calibri"/>
          <w:i/>
          <w:iCs/>
        </w:rPr>
        <w:t>Slim</w:t>
      </w:r>
      <w:r w:rsidRPr="65F04A81">
        <w:rPr>
          <w:rFonts w:ascii="Calibri" w:hAnsi="Calibri" w:eastAsia="Calibri" w:cs="Calibri"/>
        </w:rPr>
        <w:t>). Les petits disques ultras compacts (2.5 po) sont très fragiles aux chocs et la prise USB peut facilement briser. À utiliser à vos risques.</w:t>
      </w:r>
    </w:p>
    <w:p w:rsidR="00166EBB" w:rsidP="00166EBB" w:rsidRDefault="00166EBB" w14:paraId="25A4A739" w14:textId="77777777">
      <w:pPr>
        <w:rPr>
          <w:rFonts w:ascii="Calibri" w:hAnsi="Calibri" w:cs="Calibri"/>
        </w:rPr>
      </w:pPr>
      <w:r w:rsidRPr="65F04A81">
        <w:rPr>
          <w:rFonts w:ascii="Calibri" w:hAnsi="Calibri" w:eastAsia="Calibri" w:cs="Calibri"/>
          <w:b/>
          <w:bCs/>
        </w:rPr>
        <w:t>Sous toutes réserves, voici une marque que nous pouvons recommander :</w:t>
      </w:r>
    </w:p>
    <w:p w:rsidR="00166EBB" w:rsidP="00C132F4" w:rsidRDefault="00166EBB" w14:paraId="38AFF0D4" w14:textId="77777777">
      <w:pPr>
        <w:pStyle w:val="ListParagraph"/>
        <w:numPr>
          <w:ilvl w:val="0"/>
          <w:numId w:val="33"/>
        </w:numPr>
        <w:rPr>
          <w:lang w:val="en-US"/>
        </w:rPr>
      </w:pPr>
      <w:r w:rsidRPr="0ABAE0AC">
        <w:rPr>
          <w:rFonts w:ascii="Calibri" w:hAnsi="Calibri" w:eastAsia="Calibri" w:cs="Calibri"/>
          <w:color w:val="454545"/>
          <w:lang w:val="en-US"/>
        </w:rPr>
        <w:t>Western Digital My Passport 4TB</w:t>
      </w:r>
      <w:r w:rsidRPr="007F4BD3">
        <w:rPr>
          <w:lang w:val="en-US"/>
        </w:rPr>
        <w:br/>
      </w:r>
      <w:hyperlink r:id="rId96">
        <w:r w:rsidRPr="00D02AB4">
          <w:rPr>
            <w:rStyle w:val="Hyperlink"/>
            <w:lang w:val="en-CA"/>
          </w:rPr>
          <w:t>https://amzn.to/2U4u28C</w:t>
        </w:r>
      </w:hyperlink>
    </w:p>
    <w:p w:rsidR="00166EBB" w:rsidP="00C132F4" w:rsidRDefault="00166EBB" w14:paraId="50B6B48E" w14:textId="71269EB7">
      <w:pPr>
        <w:pStyle w:val="ListParagraph"/>
        <w:numPr>
          <w:ilvl w:val="0"/>
          <w:numId w:val="33"/>
        </w:numPr>
        <w:spacing w:before="0"/>
        <w:rPr>
          <w:color w:val="454545"/>
          <w:lang w:val="en-US"/>
        </w:rPr>
      </w:pPr>
      <w:r w:rsidRPr="0ABAE0AC">
        <w:rPr>
          <w:rFonts w:ascii="Calibri" w:hAnsi="Calibri" w:eastAsia="Calibri" w:cs="Calibri"/>
          <w:color w:val="454545"/>
          <w:lang w:val="en-US"/>
        </w:rPr>
        <w:t>Adata</w:t>
      </w:r>
      <w:r>
        <w:br/>
      </w:r>
      <w:hyperlink r:id="rId97">
        <w:r w:rsidRPr="00DD7D81">
          <w:rPr>
            <w:rStyle w:val="Hyperlink"/>
            <w:lang w:val="en-US"/>
          </w:rPr>
          <w:t>https://amzn.to/</w:t>
        </w:r>
        <w:r w:rsidRPr="00DD7D81" w:rsidR="006F4B03">
          <w:rPr>
            <w:rStyle w:val="Hyperlink"/>
            <w:lang w:val="en-US"/>
          </w:rPr>
          <w:t>2msxcr7</w:t>
        </w:r>
      </w:hyperlink>
    </w:p>
    <w:p w:rsidR="00166EBB" w:rsidP="00C132F4" w:rsidRDefault="00166EBB" w14:paraId="0C3986A1" w14:textId="3412DE1E">
      <w:pPr>
        <w:pStyle w:val="ListParagraph"/>
        <w:numPr>
          <w:ilvl w:val="0"/>
          <w:numId w:val="33"/>
        </w:numPr>
        <w:spacing w:before="0"/>
        <w:rPr>
          <w:color w:val="454545"/>
          <w:lang w:val="en-US"/>
        </w:rPr>
      </w:pPr>
      <w:r w:rsidRPr="0ABAE0AC">
        <w:rPr>
          <w:sz w:val="22"/>
          <w:szCs w:val="22"/>
          <w:lang w:val="en-US"/>
        </w:rPr>
        <w:t>Seagate backup plus</w:t>
      </w:r>
      <w:r w:rsidRPr="007F4BD3">
        <w:rPr>
          <w:lang w:val="en-US"/>
        </w:rPr>
        <w:br/>
      </w:r>
      <w:hyperlink r:id="rId98">
        <w:r w:rsidRPr="00D02AB4">
          <w:rPr>
            <w:rStyle w:val="Hyperlink"/>
            <w:lang w:val="en-CA"/>
          </w:rPr>
          <w:t>https://bit.ly/</w:t>
        </w:r>
        <w:r w:rsidRPr="00D02AB4" w:rsidR="006F4B03">
          <w:rPr>
            <w:rStyle w:val="Hyperlink"/>
            <w:lang w:val="en-CA"/>
          </w:rPr>
          <w:t>2xwpjsr</w:t>
        </w:r>
      </w:hyperlink>
    </w:p>
    <w:p w:rsidRPr="001E0D61" w:rsidR="00166EBB" w:rsidP="00C132F4" w:rsidRDefault="00166EBB" w14:paraId="15EE7634" w14:textId="77777777">
      <w:pPr>
        <w:pStyle w:val="ListParagraph"/>
        <w:numPr>
          <w:ilvl w:val="0"/>
          <w:numId w:val="33"/>
        </w:numPr>
        <w:spacing w:before="0"/>
        <w:rPr>
          <w:color w:val="F0871F"/>
          <w:sz w:val="22"/>
          <w:szCs w:val="22"/>
          <w:lang w:val="en-US"/>
        </w:rPr>
      </w:pPr>
      <w:r w:rsidRPr="0ABAE0AC">
        <w:rPr>
          <w:sz w:val="22"/>
          <w:szCs w:val="22"/>
          <w:lang w:val="en-US"/>
        </w:rPr>
        <w:t>WD My Passport Ultra</w:t>
      </w:r>
      <w:r w:rsidRPr="007F4BD3">
        <w:rPr>
          <w:lang w:val="en-US"/>
        </w:rPr>
        <w:br/>
      </w:r>
      <w:hyperlink r:id="rId99">
        <w:r w:rsidRPr="00D02AB4">
          <w:rPr>
            <w:rStyle w:val="Hyperlink"/>
            <w:lang w:val="en-CA"/>
          </w:rPr>
          <w:t>https://amzn.to/2Xtw1pf</w:t>
        </w:r>
      </w:hyperlink>
    </w:p>
    <w:p w:rsidR="006864D8" w:rsidP="25038719" w:rsidRDefault="006864D8" w14:paraId="0436185E" w14:textId="14453BF6">
      <w:pPr>
        <w:pStyle w:val="Heading2"/>
      </w:pPr>
      <w:bookmarkStart w:name="_Toc51571385" w:id="91"/>
      <w:bookmarkStart w:name="_Toc51582417" w:id="92"/>
      <w:bookmarkStart w:name="_Toc111639132" w:id="93"/>
      <w:r>
        <w:t>Équipement audio (optionnel)</w:t>
      </w:r>
      <w:bookmarkEnd w:id="91"/>
      <w:bookmarkEnd w:id="92"/>
      <w:bookmarkEnd w:id="93"/>
    </w:p>
    <w:p w:rsidR="006864D8" w:rsidP="006864D8" w:rsidRDefault="006864D8" w14:paraId="2A516EE5" w14:textId="77777777">
      <w:pPr>
        <w:rPr>
          <w:rFonts w:ascii="Calibri" w:hAnsi="Calibri" w:eastAsia="Calibri" w:cs="Calibri"/>
        </w:rPr>
      </w:pPr>
      <w:r w:rsidRPr="65F04A81">
        <w:rPr>
          <w:rFonts w:ascii="Calibri" w:hAnsi="Calibri" w:eastAsia="Calibri" w:cs="Calibri"/>
        </w:rPr>
        <w:t>Si vous désirez acheter des écouteurs ou autres équipements audio, vous pouvez contacter Louis Simard au Studio Économik. Il devrait vous faire un rabais de 10% selon l’équipement. Vous aurez à présenter votre carte étudiante.</w:t>
      </w:r>
    </w:p>
    <w:p w:rsidR="718DBD50" w:rsidP="00320726" w:rsidRDefault="006864D8" w14:paraId="3C959DB4" w14:textId="640B64AF">
      <w:pPr>
        <w:ind w:left="708"/>
      </w:pPr>
      <w:r w:rsidRPr="65F04A81">
        <w:rPr>
          <w:rFonts w:ascii="Calibri" w:hAnsi="Calibri" w:eastAsia="Calibri" w:cs="Calibri"/>
          <w:b/>
          <w:bCs/>
        </w:rPr>
        <w:t>Studio Économik</w:t>
      </w:r>
      <w:r>
        <w:br/>
      </w:r>
      <w:r w:rsidRPr="65F04A81">
        <w:rPr>
          <w:rFonts w:ascii="Calibri" w:hAnsi="Calibri" w:eastAsia="Calibri" w:cs="Calibri"/>
        </w:rPr>
        <w:t>Téléphone : 514-937-2000 ext. 215</w:t>
      </w:r>
      <w:r>
        <w:br/>
      </w:r>
      <w:r w:rsidRPr="65F04A81">
        <w:rPr>
          <w:rFonts w:ascii="Calibri" w:hAnsi="Calibri" w:eastAsia="Calibri" w:cs="Calibri"/>
        </w:rPr>
        <w:t>215, rue Saint-Augustin</w:t>
      </w:r>
      <w:r>
        <w:br/>
      </w:r>
      <w:r w:rsidRPr="65F04A81">
        <w:rPr>
          <w:rFonts w:ascii="Calibri" w:hAnsi="Calibri" w:eastAsia="Calibri" w:cs="Calibri"/>
        </w:rPr>
        <w:t>Montréal, Qc H4C-2N7</w:t>
      </w:r>
      <w:r>
        <w:br/>
      </w:r>
      <w:hyperlink r:id="rId100">
        <w:r w:rsidRPr="65F04A81">
          <w:rPr>
            <w:rStyle w:val="Hyperlink"/>
            <w:rFonts w:ascii="Calibri" w:hAnsi="Calibri" w:eastAsia="Calibri" w:cs="Calibri"/>
          </w:rPr>
          <w:t>louis@economik.com</w:t>
        </w:r>
        <w:r>
          <w:br/>
        </w:r>
      </w:hyperlink>
      <w:hyperlink r:id="rId101">
        <w:r w:rsidRPr="65F04A81">
          <w:rPr>
            <w:rStyle w:val="Hyperlink"/>
          </w:rPr>
          <w:t>http://www.economik.com/</w:t>
        </w:r>
        <w:r>
          <w:br/>
        </w:r>
      </w:hyperlink>
    </w:p>
    <w:p w:rsidR="718DBD50" w:rsidP="00741F15" w:rsidRDefault="718DBD50" w14:paraId="6DF616BB" w14:textId="6A51B2C3">
      <w:pPr>
        <w:pStyle w:val="Heading1"/>
        <w:rPr>
          <w:lang w:eastAsia="fr-FR"/>
        </w:rPr>
      </w:pPr>
      <w:bookmarkStart w:name="_Toc51571386" w:id="94"/>
      <w:bookmarkStart w:name="_Toc51582418" w:id="95"/>
      <w:bookmarkStart w:name="_Toc111639133" w:id="96"/>
      <w:r w:rsidRPr="25038719">
        <w:rPr>
          <w:lang w:eastAsia="fr-FR"/>
        </w:rPr>
        <w:t>Recommandations pour un ordinateur portable</w:t>
      </w:r>
      <w:bookmarkEnd w:id="94"/>
      <w:bookmarkEnd w:id="95"/>
      <w:bookmarkEnd w:id="96"/>
    </w:p>
    <w:p w:rsidR="718DBD50" w:rsidP="65F04A81" w:rsidRDefault="718DBD50" w14:paraId="402ED36A" w14:textId="75EAE952">
      <w:pPr>
        <w:rPr>
          <w:rFonts w:eastAsia="Times New Roman"/>
          <w:lang w:eastAsia="fr-FR"/>
        </w:rPr>
      </w:pPr>
      <w:r w:rsidRPr="65F04A81">
        <w:rPr>
          <w:rFonts w:eastAsia="Times New Roman"/>
          <w:lang w:eastAsia="fr-FR"/>
        </w:rPr>
        <w:t xml:space="preserve">Dans le cadre de la technique d’intégration multimédia, plusieurs étudiantes et étudiants désirent s’acheter un ordinateur afin de pouvoir travailler à l’extérieur du Collège. </w:t>
      </w:r>
    </w:p>
    <w:p w:rsidR="718DBD50" w:rsidP="65F04A81" w:rsidRDefault="718DBD50" w14:paraId="6E60B8C3" w14:textId="5EF1844A">
      <w:pPr>
        <w:rPr>
          <w:b/>
          <w:bCs/>
          <w:lang w:eastAsia="fr-FR"/>
        </w:rPr>
      </w:pPr>
      <w:r w:rsidRPr="65F04A81">
        <w:rPr>
          <w:b/>
          <w:bCs/>
          <w:lang w:eastAsia="fr-FR"/>
        </w:rPr>
        <w:t xml:space="preserve">Dans le contexte de la Covid-19, nous recommandons fortement l’acquisition d’un ordinateur personnel, si le tout est possible financièrement pour vous. Dans la mesure du possible, nous tenterons de vous offrirons des options afin que vous puissiez réaliser vos travaux. </w:t>
      </w:r>
    </w:p>
    <w:p w:rsidR="3E964EC4" w:rsidP="75807D1B" w:rsidRDefault="718DBD50" w14:paraId="7FFB4CCE" w14:textId="1C4E935C">
      <w:pPr>
        <w:rPr>
          <w:rFonts w:eastAsia="Times New Roman"/>
          <w:lang w:eastAsia="fr-FR"/>
        </w:rPr>
      </w:pPr>
      <w:r w:rsidRPr="75807D1B">
        <w:rPr>
          <w:rFonts w:eastAsia="Times New Roman" w:cs="Open Sans"/>
          <w:color w:val="303032"/>
          <w:lang w:eastAsia="fr-FR"/>
        </w:rPr>
        <w:t xml:space="preserve">Afin de nous assurer que l’ordinateur est en mesure d’offrir des performances acceptables, et ce pour toute la durée du programme, nous avons établi des spécifications techniques minimales requises à titre de recommandation. </w:t>
      </w:r>
    </w:p>
    <w:p w:rsidR="3E964EC4" w:rsidP="75807D1B" w:rsidRDefault="00B91A42" w14:paraId="52A097D5" w14:textId="1C4E935C">
      <w:pPr>
        <w:pStyle w:val="Heading2"/>
        <w:rPr>
          <w:lang w:val="fr-FR"/>
        </w:rPr>
      </w:pPr>
      <w:r w:rsidRPr="75807D1B">
        <w:rPr>
          <w:lang w:val="fr-FR"/>
        </w:rPr>
        <w:t>Tableau des recommandations recommandées et minimales</w:t>
      </w:r>
    </w:p>
    <w:p w:rsidR="3E964EC4" w:rsidP="75807D1B" w:rsidRDefault="3E964EC4" w14:paraId="5D897FC1" w14:textId="1C4E935C">
      <w:pPr>
        <w:rPr>
          <w:lang w:val="fr-FR"/>
        </w:rPr>
      </w:pPr>
    </w:p>
    <w:tbl>
      <w:tblPr>
        <w:tblStyle w:val="GridTable3-Accent1"/>
        <w:tblW w:w="0" w:type="auto"/>
        <w:tblInd w:w="5" w:type="dxa"/>
        <w:tblLook w:val="04A0" w:firstRow="1" w:lastRow="0" w:firstColumn="1" w:lastColumn="0" w:noHBand="0" w:noVBand="1"/>
      </w:tblPr>
      <w:tblGrid>
        <w:gridCol w:w="1836"/>
        <w:gridCol w:w="3372"/>
        <w:gridCol w:w="3859"/>
      </w:tblGrid>
      <w:tr w:rsidR="75807D1B" w:rsidTr="02FD6E45" w14:paraId="697EEE84"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36" w:type="dxa"/>
          </w:tcPr>
          <w:p w:rsidR="00B91A42" w:rsidRDefault="00B91A42" w14:paraId="0A216055" w14:textId="6168DD26">
            <w:r>
              <w:t>Caractéristique</w:t>
            </w:r>
          </w:p>
        </w:tc>
        <w:tc>
          <w:tcPr>
            <w:tcW w:w="3375" w:type="dxa"/>
          </w:tcPr>
          <w:p w:rsidR="00B91A42" w:rsidRDefault="00B91A42" w14:paraId="6E2827A8" w14:textId="4E803C5A">
            <w:pPr>
              <w:cnfStyle w:val="100000000000" w:firstRow="1" w:lastRow="0" w:firstColumn="0" w:lastColumn="0" w:oddVBand="0" w:evenVBand="0" w:oddHBand="0" w:evenHBand="0" w:firstRowFirstColumn="0" w:firstRowLastColumn="0" w:lastRowFirstColumn="0" w:lastRowLastColumn="0"/>
            </w:pPr>
            <w:r>
              <w:t>Options recommandées</w:t>
            </w:r>
          </w:p>
        </w:tc>
        <w:tc>
          <w:tcPr>
            <w:tcW w:w="3863" w:type="dxa"/>
          </w:tcPr>
          <w:p w:rsidR="00B91A42" w:rsidRDefault="00B91A42" w14:paraId="259469F0" w14:textId="196AFA7E">
            <w:pPr>
              <w:cnfStyle w:val="100000000000" w:firstRow="1" w:lastRow="0" w:firstColumn="0" w:lastColumn="0" w:oddVBand="0" w:evenVBand="0" w:oddHBand="0" w:evenHBand="0" w:firstRowFirstColumn="0" w:firstRowLastColumn="0" w:lastRowFirstColumn="0" w:lastRowLastColumn="0"/>
            </w:pPr>
            <w:r>
              <w:t>Options minimales</w:t>
            </w:r>
          </w:p>
        </w:tc>
      </w:tr>
      <w:tr w:rsidR="75807D1B" w:rsidTr="02FD6E45" w14:paraId="4CEF148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6" w:type="dxa"/>
          </w:tcPr>
          <w:p w:rsidR="00B91A42" w:rsidRDefault="00B91A42" w14:paraId="47441035" w14:textId="10779850">
            <w:r>
              <w:t>Processeur**</w:t>
            </w:r>
          </w:p>
        </w:tc>
        <w:tc>
          <w:tcPr>
            <w:tcW w:w="3375" w:type="dxa"/>
          </w:tcPr>
          <w:p w:rsidR="0AC87350" w:rsidRDefault="0AC87350" w14:paraId="14F0F919" w14:textId="0F71BB52">
            <w:pPr>
              <w:cnfStyle w:val="000000100000" w:firstRow="0" w:lastRow="0" w:firstColumn="0" w:lastColumn="0" w:oddVBand="0" w:evenVBand="0" w:oddHBand="1" w:evenHBand="0" w:firstRowFirstColumn="0" w:firstRowLastColumn="0" w:lastRowFirstColumn="0" w:lastRowLastColumn="0"/>
            </w:pPr>
            <w:r w:rsidRPr="75807D1B">
              <w:rPr>
                <w:lang w:val="en-CA"/>
              </w:rPr>
              <w:t>I9 récent</w:t>
            </w:r>
            <w:r>
              <w:br/>
            </w:r>
            <w:r w:rsidR="4CF3C307">
              <w:t>Ryzen 9 récent</w:t>
            </w:r>
          </w:p>
          <w:p w:rsidR="75807D1B" w:rsidRDefault="75807D1B" w14:paraId="1371EEED" w14:textId="0F71BB52">
            <w:pPr>
              <w:cnfStyle w:val="000000100000" w:firstRow="0" w:lastRow="0" w:firstColumn="0" w:lastColumn="0" w:oddVBand="0" w:evenVBand="0" w:oddHBand="1" w:evenHBand="0" w:firstRowFirstColumn="0" w:firstRowLastColumn="0" w:lastRowFirstColumn="0" w:lastRowLastColumn="0"/>
            </w:pPr>
          </w:p>
        </w:tc>
        <w:tc>
          <w:tcPr>
            <w:tcW w:w="3863" w:type="dxa"/>
          </w:tcPr>
          <w:p w:rsidR="4CF3C307" w:rsidRDefault="4CF3C307" w14:paraId="24E0F131" w14:textId="0F71BB52">
            <w:pPr>
              <w:cnfStyle w:val="000000100000" w:firstRow="0" w:lastRow="0" w:firstColumn="0" w:lastColumn="0" w:oddVBand="0" w:evenVBand="0" w:oddHBand="1" w:evenHBand="0" w:firstRowFirstColumn="0" w:firstRowLastColumn="0" w:lastRowFirstColumn="0" w:lastRowLastColumn="0"/>
            </w:pPr>
            <w:r>
              <w:t>I7 récent</w:t>
            </w:r>
            <w:r>
              <w:br/>
            </w:r>
            <w:r>
              <w:t>Ryzen 7 récent</w:t>
            </w:r>
          </w:p>
        </w:tc>
      </w:tr>
      <w:tr w:rsidR="75807D1B" w:rsidTr="02FD6E45" w14:paraId="587E7AF6" w14:textId="77777777">
        <w:tc>
          <w:tcPr>
            <w:cnfStyle w:val="001000000000" w:firstRow="0" w:lastRow="0" w:firstColumn="1" w:lastColumn="0" w:oddVBand="0" w:evenVBand="0" w:oddHBand="0" w:evenHBand="0" w:firstRowFirstColumn="0" w:firstRowLastColumn="0" w:lastRowFirstColumn="0" w:lastRowLastColumn="0"/>
            <w:tcW w:w="1836" w:type="dxa"/>
          </w:tcPr>
          <w:p w:rsidR="00B91A42" w:rsidRDefault="00B91A42" w14:paraId="27828CB2" w14:textId="7D49511F">
            <w:r>
              <w:t>Mémoire vive (RAM)</w:t>
            </w:r>
          </w:p>
        </w:tc>
        <w:tc>
          <w:tcPr>
            <w:tcW w:w="3375" w:type="dxa"/>
          </w:tcPr>
          <w:p w:rsidR="39CF8012" w:rsidRDefault="39CF8012" w14:paraId="6F29CCB3" w14:textId="3B0351FD">
            <w:pPr>
              <w:cnfStyle w:val="000000000000" w:firstRow="0" w:lastRow="0" w:firstColumn="0" w:lastColumn="0" w:oddVBand="0" w:evenVBand="0" w:oddHBand="0" w:evenHBand="0" w:firstRowFirstColumn="0" w:firstRowLastColumn="0" w:lastRowFirstColumn="0" w:lastRowLastColumn="0"/>
            </w:pPr>
            <w:r>
              <w:t>32</w:t>
            </w:r>
            <w:r w:rsidR="00B91A42">
              <w:t xml:space="preserve"> Go ou plus</w:t>
            </w:r>
          </w:p>
        </w:tc>
        <w:tc>
          <w:tcPr>
            <w:tcW w:w="3863" w:type="dxa"/>
          </w:tcPr>
          <w:p w:rsidR="39CF8012" w:rsidRDefault="39CF8012" w14:paraId="5EC2CB97" w14:textId="5DB0A64D">
            <w:pPr>
              <w:cnfStyle w:val="000000000000" w:firstRow="0" w:lastRow="0" w:firstColumn="0" w:lastColumn="0" w:oddVBand="0" w:evenVBand="0" w:oddHBand="0" w:evenHBand="0" w:firstRowFirstColumn="0" w:firstRowLastColumn="0" w:lastRowFirstColumn="0" w:lastRowLastColumn="0"/>
            </w:pPr>
            <w:r>
              <w:t>16</w:t>
            </w:r>
            <w:r w:rsidR="00B91A42">
              <w:t xml:space="preserve"> Go*</w:t>
            </w:r>
          </w:p>
        </w:tc>
      </w:tr>
      <w:tr w:rsidR="75807D1B" w:rsidTr="02FD6E45" w14:paraId="06C7E06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6" w:type="dxa"/>
          </w:tcPr>
          <w:p w:rsidR="00B91A42" w:rsidRDefault="00B91A42" w14:paraId="771378FE" w14:textId="3A98A60A">
            <w:r>
              <w:t>Disque dur interne</w:t>
            </w:r>
          </w:p>
        </w:tc>
        <w:tc>
          <w:tcPr>
            <w:tcW w:w="3375" w:type="dxa"/>
          </w:tcPr>
          <w:p w:rsidR="00B91A42" w:rsidP="75807D1B" w:rsidRDefault="00B91A42" w14:paraId="6BD61485" w14:textId="219C184C">
            <w:pPr>
              <w:spacing w:after="200" w:line="276" w:lineRule="auto"/>
              <w:cnfStyle w:val="000000100000" w:firstRow="0" w:lastRow="0" w:firstColumn="0" w:lastColumn="0" w:oddVBand="0" w:evenVBand="0" w:oddHBand="1" w:evenHBand="0" w:firstRowFirstColumn="0" w:firstRowLastColumn="0" w:lastRowFirstColumn="0" w:lastRowLastColumn="0"/>
            </w:pPr>
            <w:r>
              <w:t xml:space="preserve">SSD 1 TB </w:t>
            </w:r>
          </w:p>
        </w:tc>
        <w:tc>
          <w:tcPr>
            <w:tcW w:w="3863" w:type="dxa"/>
          </w:tcPr>
          <w:p w:rsidR="00B91A42" w:rsidRDefault="00B91A42" w14:paraId="3D1AF6A7" w14:textId="48655F0F">
            <w:pPr>
              <w:cnfStyle w:val="000000100000" w:firstRow="0" w:lastRow="0" w:firstColumn="0" w:lastColumn="0" w:oddVBand="0" w:evenVBand="0" w:oddHBand="1" w:evenHBand="0" w:firstRowFirstColumn="0" w:firstRowLastColumn="0" w:lastRowFirstColumn="0" w:lastRowLastColumn="0"/>
            </w:pPr>
            <w:r>
              <w:t xml:space="preserve">SSD 512 Gb </w:t>
            </w:r>
          </w:p>
        </w:tc>
      </w:tr>
      <w:tr w:rsidR="75807D1B" w:rsidTr="02FD6E45" w14:paraId="5862FCBD" w14:textId="77777777">
        <w:tc>
          <w:tcPr>
            <w:cnfStyle w:val="001000000000" w:firstRow="0" w:lastRow="0" w:firstColumn="1" w:lastColumn="0" w:oddVBand="0" w:evenVBand="0" w:oddHBand="0" w:evenHBand="0" w:firstRowFirstColumn="0" w:firstRowLastColumn="0" w:lastRowFirstColumn="0" w:lastRowLastColumn="0"/>
            <w:tcW w:w="1836" w:type="dxa"/>
          </w:tcPr>
          <w:p w:rsidR="00B91A42" w:rsidRDefault="00B91A42" w14:paraId="078CF0C4" w14:textId="4A64AFC9">
            <w:r>
              <w:t>Carte vidéo**</w:t>
            </w:r>
          </w:p>
        </w:tc>
        <w:tc>
          <w:tcPr>
            <w:tcW w:w="3375" w:type="dxa"/>
          </w:tcPr>
          <w:p w:rsidR="142AD4CD" w:rsidP="1E4DDFDE" w:rsidRDefault="142AD4CD" w14:paraId="039C5D85" w14:textId="48FF5735">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lang w:val="en-US"/>
              </w:rPr>
            </w:pPr>
            <w:r w:rsidRPr="1E4DDFDE">
              <w:rPr>
                <w:rFonts w:ascii="Calibri" w:hAnsi="Calibri" w:eastAsia="Calibri" w:cs="Calibri"/>
                <w:color w:val="242424"/>
                <w:sz w:val="21"/>
                <w:szCs w:val="21"/>
                <w:lang w:val="en-US"/>
              </w:rPr>
              <w:t>NVID</w:t>
            </w:r>
            <w:r w:rsidRPr="1E4DDFDE" w:rsidR="300479D4">
              <w:rPr>
                <w:rFonts w:ascii="Calibri" w:hAnsi="Calibri" w:eastAsia="Calibri" w:cs="Calibri"/>
                <w:color w:val="242424"/>
                <w:sz w:val="21"/>
                <w:szCs w:val="21"/>
                <w:lang w:val="en-US"/>
              </w:rPr>
              <w:t>I</w:t>
            </w:r>
            <w:r w:rsidRPr="1E4DDFDE">
              <w:rPr>
                <w:rFonts w:ascii="Calibri" w:hAnsi="Calibri" w:eastAsia="Calibri" w:cs="Calibri"/>
                <w:color w:val="242424"/>
                <w:sz w:val="21"/>
                <w:szCs w:val="21"/>
                <w:lang w:val="en-US"/>
              </w:rPr>
              <w:t xml:space="preserve">A RTX 3000 </w:t>
            </w:r>
            <w:r w:rsidRPr="1E4DDFDE" w:rsidR="3861ECF2">
              <w:rPr>
                <w:rFonts w:ascii="Calibri" w:hAnsi="Calibri" w:eastAsia="Calibri" w:cs="Calibri"/>
                <w:color w:val="242424"/>
                <w:sz w:val="21"/>
                <w:szCs w:val="21"/>
                <w:lang w:val="en-US"/>
              </w:rPr>
              <w:t>(3060, 3070, 3080, 3090)</w:t>
            </w:r>
          </w:p>
          <w:p w:rsidR="00B91A42" w:rsidP="75807D1B" w:rsidRDefault="00B91A42" w14:paraId="7B6E7BCD" w14:textId="622DE412">
            <w:pPr>
              <w:spacing w:after="200" w:line="276" w:lineRule="auto"/>
              <w:cnfStyle w:val="000000000000" w:firstRow="0" w:lastRow="0" w:firstColumn="0" w:lastColumn="0" w:oddVBand="0" w:evenVBand="0" w:oddHBand="0" w:evenHBand="0" w:firstRowFirstColumn="0" w:firstRowLastColumn="0" w:lastRowFirstColumn="0" w:lastRowLastColumn="0"/>
              <w:rPr>
                <w:lang w:val="en-US"/>
              </w:rPr>
            </w:pPr>
            <w:r w:rsidRPr="1E4DDFDE">
              <w:rPr>
                <w:lang w:val="en-US"/>
              </w:rPr>
              <w:t>NVIDIA RTX 2060 et plus</w:t>
            </w:r>
          </w:p>
          <w:p w:rsidR="3861ECF2" w:rsidRDefault="3861ECF2" w14:paraId="69CB9329" w14:textId="31855A38">
            <w:pPr>
              <w:cnfStyle w:val="000000000000" w:firstRow="0" w:lastRow="0" w:firstColumn="0" w:lastColumn="0" w:oddVBand="0" w:evenVBand="0" w:oddHBand="0" w:evenHBand="0" w:firstRowFirstColumn="0" w:firstRowLastColumn="0" w:lastRowFirstColumn="0" w:lastRowLastColumn="0"/>
            </w:pPr>
            <w:r>
              <w:t>Toujours confirmer la compatibilité avec MAYA et Da Vinci</w:t>
            </w:r>
            <w:r w:rsidR="4B41BF16">
              <w:t xml:space="preserve"> Resolve</w:t>
            </w:r>
            <w:r>
              <w:t>.</w:t>
            </w:r>
          </w:p>
        </w:tc>
        <w:tc>
          <w:tcPr>
            <w:tcW w:w="3863" w:type="dxa"/>
          </w:tcPr>
          <w:p w:rsidR="00B91A42" w:rsidP="75807D1B" w:rsidRDefault="00B91A42" w14:paraId="30052074" w14:textId="50E638C3">
            <w:pPr>
              <w:spacing w:after="200" w:line="276" w:lineRule="auto"/>
              <w:cnfStyle w:val="000000000000" w:firstRow="0" w:lastRow="0" w:firstColumn="0" w:lastColumn="0" w:oddVBand="0" w:evenVBand="0" w:oddHBand="0" w:evenHBand="0" w:firstRowFirstColumn="0" w:firstRowLastColumn="0" w:lastRowFirstColumn="0" w:lastRowLastColumn="0"/>
              <w:rPr>
                <w:lang w:val="en-US"/>
              </w:rPr>
            </w:pPr>
            <w:r w:rsidRPr="02FD6E45">
              <w:rPr>
                <w:lang w:val="en-US"/>
              </w:rPr>
              <w:t xml:space="preserve"> NVIDIA GTX 1650 Ti </w:t>
            </w:r>
          </w:p>
          <w:p w:rsidR="3861ECF2" w:rsidP="02FD6E45" w:rsidRDefault="00B91A42" w14:paraId="695CA675" w14:textId="456531F3">
            <w:pPr>
              <w:cnfStyle w:val="000000000000" w:firstRow="0" w:lastRow="0" w:firstColumn="0" w:lastColumn="0" w:oddVBand="0" w:evenVBand="0" w:oddHBand="0" w:evenHBand="0" w:firstRowFirstColumn="0" w:firstRowLastColumn="0" w:lastRowFirstColumn="0" w:lastRowLastColumn="0"/>
              <w:rPr>
                <w:lang w:val="en-US"/>
              </w:rPr>
            </w:pPr>
            <w:r>
              <w:t>GTX 1660 Ti (</w:t>
            </w:r>
            <w:r w:rsidR="2188CB45">
              <w:t>3D débutant)</w:t>
            </w:r>
          </w:p>
          <w:p w:rsidR="3861ECF2" w:rsidP="02FD6E45" w:rsidRDefault="3861ECF2" w14:paraId="49DE0987" w14:textId="555BB5C8">
            <w:pPr>
              <w:cnfStyle w:val="000000000000" w:firstRow="0" w:lastRow="0" w:firstColumn="0" w:lastColumn="0" w:oddVBand="0" w:evenVBand="0" w:oddHBand="0" w:evenHBand="0" w:firstRowFirstColumn="0" w:firstRowLastColumn="0" w:lastRowFirstColumn="0" w:lastRowLastColumn="0"/>
              <w:rPr>
                <w:lang w:val="en-US"/>
              </w:rPr>
            </w:pPr>
            <w:r>
              <w:br/>
            </w:r>
            <w:r>
              <w:t>Toujours confirmer la compatibilité avec MAYA et Da Vinci</w:t>
            </w:r>
            <w:r w:rsidR="4B41BF16">
              <w:t xml:space="preserve"> Resolve</w:t>
            </w:r>
            <w:r>
              <w:t>.</w:t>
            </w:r>
          </w:p>
        </w:tc>
      </w:tr>
      <w:tr w:rsidR="75807D1B" w:rsidTr="02FD6E45" w14:paraId="2D945CA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6" w:type="dxa"/>
          </w:tcPr>
          <w:p w:rsidR="00B91A42" w:rsidRDefault="00B91A42" w14:paraId="4B629848" w14:textId="260EDC5A">
            <w:r>
              <w:t>Résolution de l’écran</w:t>
            </w:r>
          </w:p>
        </w:tc>
        <w:tc>
          <w:tcPr>
            <w:tcW w:w="3375" w:type="dxa"/>
          </w:tcPr>
          <w:p w:rsidR="2188CB45" w:rsidRDefault="2188CB45" w14:paraId="51118869" w14:textId="30A0DB8C">
            <w:pPr>
              <w:cnfStyle w:val="000000100000" w:firstRow="0" w:lastRow="0" w:firstColumn="0" w:lastColumn="0" w:oddVBand="0" w:evenVBand="0" w:oddHBand="1" w:evenHBand="0" w:firstRowFirstColumn="0" w:firstRowLastColumn="0" w:lastRowFirstColumn="0" w:lastRowLastColumn="0"/>
            </w:pPr>
            <w:r>
              <w:t>1920×1080</w:t>
            </w:r>
          </w:p>
        </w:tc>
        <w:tc>
          <w:tcPr>
            <w:tcW w:w="3863" w:type="dxa"/>
          </w:tcPr>
          <w:p w:rsidR="2188CB45" w:rsidRDefault="2188CB45" w14:paraId="5A01FF6E" w14:textId="4919F8CD">
            <w:pPr>
              <w:cnfStyle w:val="000000100000" w:firstRow="0" w:lastRow="0" w:firstColumn="0" w:lastColumn="0" w:oddVBand="0" w:evenVBand="0" w:oddHBand="1" w:evenHBand="0" w:firstRowFirstColumn="0" w:firstRowLastColumn="0" w:lastRowFirstColumn="0" w:lastRowLastColumn="0"/>
            </w:pPr>
            <w:r>
              <w:t>1600×900</w:t>
            </w:r>
          </w:p>
        </w:tc>
      </w:tr>
      <w:tr w:rsidR="75807D1B" w:rsidTr="02FD6E45" w14:paraId="2F8D3156" w14:textId="77777777">
        <w:tc>
          <w:tcPr>
            <w:cnfStyle w:val="001000000000" w:firstRow="0" w:lastRow="0" w:firstColumn="1" w:lastColumn="0" w:oddVBand="0" w:evenVBand="0" w:oddHBand="0" w:evenHBand="0" w:firstRowFirstColumn="0" w:firstRowLastColumn="0" w:lastRowFirstColumn="0" w:lastRowLastColumn="0"/>
            <w:tcW w:w="1836" w:type="dxa"/>
          </w:tcPr>
          <w:p w:rsidR="00B91A42" w:rsidRDefault="00B91A42" w14:paraId="5FB98F67" w14:textId="4C28A50D">
            <w:r>
              <w:t>Connectique</w:t>
            </w:r>
          </w:p>
        </w:tc>
        <w:tc>
          <w:tcPr>
            <w:tcW w:w="3375" w:type="dxa"/>
          </w:tcPr>
          <w:p w:rsidR="00B91A42" w:rsidRDefault="00B91A42" w14:paraId="2CFEC473" w14:textId="7A865D7C">
            <w:pPr>
              <w:cnfStyle w:val="000000000000" w:firstRow="0" w:lastRow="0" w:firstColumn="0" w:lastColumn="0" w:oddVBand="0" w:evenVBand="0" w:oddHBand="0" w:evenHBand="0" w:firstRowFirstColumn="0" w:firstRowLastColumn="0" w:lastRowFirstColumn="0" w:lastRowLastColumn="0"/>
            </w:pPr>
            <w:r>
              <w:t>Au moins 3x ports USB dont 1x USB(-C) 3.1 gen 2</w:t>
            </w:r>
          </w:p>
        </w:tc>
        <w:tc>
          <w:tcPr>
            <w:tcW w:w="3863" w:type="dxa"/>
          </w:tcPr>
          <w:p w:rsidR="00B91A42" w:rsidRDefault="00B91A42" w14:paraId="0F99BD1E" w14:textId="00BDA86D">
            <w:pPr>
              <w:cnfStyle w:val="000000000000" w:firstRow="0" w:lastRow="0" w:firstColumn="0" w:lastColumn="0" w:oddVBand="0" w:evenVBand="0" w:oddHBand="0" w:evenHBand="0" w:firstRowFirstColumn="0" w:firstRowLastColumn="0" w:lastRowFirstColumn="0" w:lastRowLastColumn="0"/>
            </w:pPr>
            <w:r>
              <w:t>Au moins 2x ports USB dont 1x USB 3.1 gen 2 + HDMI</w:t>
            </w:r>
          </w:p>
        </w:tc>
      </w:tr>
    </w:tbl>
    <w:p w:rsidR="3E964EC4" w:rsidP="3E964EC4" w:rsidRDefault="3E964EC4" w14:paraId="524411DB" w14:textId="1C4E935C"/>
    <w:p w:rsidR="3E964EC4" w:rsidP="3E964EC4" w:rsidRDefault="3E964EC4" w14:paraId="68C9410A" w14:textId="2877D602">
      <w:r w:rsidR="63AB119A">
        <w:rPr/>
        <w:t xml:space="preserve">* : </w:t>
      </w:r>
      <w:r w:rsidRPr="4E23B6DD" w:rsidR="63AB119A">
        <w:rPr>
          <w:b w:val="1"/>
          <w:bCs w:val="1"/>
        </w:rPr>
        <w:t>La plupart des portables vous permettent d’augmenter la mémoire vive (RAM) et de changer le disque dur après l'achat. Demandez au vendeur si vous pouvez améliorer (</w:t>
      </w:r>
      <w:r w:rsidRPr="4E23B6DD" w:rsidR="63AB119A">
        <w:rPr>
          <w:b w:val="1"/>
          <w:bCs w:val="1"/>
          <w:i w:val="1"/>
          <w:iCs w:val="1"/>
        </w:rPr>
        <w:t xml:space="preserve">upgrade </w:t>
      </w:r>
      <w:r w:rsidRPr="4E23B6DD" w:rsidR="63AB119A">
        <w:rPr>
          <w:b w:val="1"/>
          <w:bCs w:val="1"/>
        </w:rPr>
        <w:t xml:space="preserve">en anglais) la RAM ou le disque dur Cela vous permettra de réduire le coût d’achat initial et de l’améliorer quand vous aurez plus d’argent. Cependant, la carte vidéo et la résolution de l’écran ne peuvent pas être changés. </w:t>
      </w:r>
    </w:p>
    <w:p w:rsidR="3E964EC4" w:rsidP="5C93EF6F" w:rsidRDefault="00B91A42" w14:paraId="0FF5F0FB" w14:textId="2787603F">
      <w:pPr>
        <w:rPr>
          <w:color w:val="FF0000"/>
        </w:rPr>
      </w:pPr>
      <w:r w:rsidRPr="5C93EF6F">
        <w:rPr>
          <w:color w:val="FF0000"/>
        </w:rPr>
        <w:t>À noter que tous les M</w:t>
      </w:r>
      <w:r w:rsidRPr="5C93EF6F" w:rsidR="006F4B03">
        <w:rPr>
          <w:color w:val="FF0000"/>
        </w:rPr>
        <w:t xml:space="preserve">acbooks ARM ne sont pas recommandés pour Maya. </w:t>
      </w:r>
      <w:r w:rsidRPr="5C93EF6F">
        <w:rPr>
          <w:color w:val="FF0000"/>
        </w:rPr>
        <w:t xml:space="preserve"> </w:t>
      </w:r>
    </w:p>
    <w:p w:rsidR="3E964EC4" w:rsidP="5C93EF6F" w:rsidRDefault="3E964EC4" w14:paraId="2D70426F" w14:textId="2787603F">
      <w:pPr>
        <w:rPr>
          <w:rFonts w:eastAsia="Times New Roman" w:cs="Open Sans"/>
          <w:color w:val="000000" w:themeColor="text1"/>
          <w:lang w:eastAsia="fr-FR"/>
        </w:rPr>
      </w:pPr>
    </w:p>
    <w:p w:rsidR="718DBD50" w:rsidP="00741F15" w:rsidRDefault="718DBD50" w14:paraId="508B8553" w14:textId="56ED2938">
      <w:pPr>
        <w:pStyle w:val="Heading2"/>
      </w:pPr>
      <w:bookmarkStart w:name="_Toc51571388" w:id="97"/>
      <w:bookmarkStart w:name="_Toc51582420" w:id="98"/>
      <w:bookmarkStart w:name="_Toc111639135" w:id="99"/>
      <w:r>
        <w:t>Autres recommandations sur les spécifications techniques</w:t>
      </w:r>
      <w:bookmarkEnd w:id="97"/>
      <w:bookmarkEnd w:id="98"/>
      <w:bookmarkEnd w:id="99"/>
    </w:p>
    <w:p w:rsidR="718DBD50" w:rsidP="00C132F4" w:rsidRDefault="718DBD50" w14:paraId="6CD388CB" w14:textId="77777777">
      <w:pPr>
        <w:pStyle w:val="ListParagraph"/>
        <w:numPr>
          <w:ilvl w:val="0"/>
          <w:numId w:val="35"/>
        </w:numPr>
        <w:rPr>
          <w:rFonts w:eastAsia="Times New Roman" w:cs="Times New Roman"/>
          <w:lang w:eastAsia="fr-FR"/>
        </w:rPr>
      </w:pPr>
      <w:r w:rsidRPr="65F04A81">
        <w:rPr>
          <w:rFonts w:eastAsia="Times New Roman"/>
          <w:lang w:eastAsia="fr-FR"/>
        </w:rPr>
        <w:t>Avoir un écran de 15 pouces et plus. Attention, le 17 pouces est plus lourd et gros que le 15 pouces.</w:t>
      </w:r>
    </w:p>
    <w:p w:rsidR="718DBD50" w:rsidP="00C132F4" w:rsidRDefault="718DBD50" w14:paraId="44206B5B" w14:textId="77777777">
      <w:pPr>
        <w:pStyle w:val="ListParagraph"/>
        <w:numPr>
          <w:ilvl w:val="0"/>
          <w:numId w:val="35"/>
        </w:numPr>
        <w:rPr>
          <w:rFonts w:eastAsia="Times New Roman" w:cs="Times New Roman"/>
          <w:lang w:eastAsia="fr-FR"/>
        </w:rPr>
      </w:pPr>
      <w:r w:rsidRPr="65F04A81">
        <w:rPr>
          <w:rFonts w:eastAsia="Times New Roman"/>
          <w:lang w:eastAsia="fr-FR"/>
        </w:rPr>
        <w:t>Avoir un processeur avec un minimum de 4 cœurs. </w:t>
      </w:r>
    </w:p>
    <w:p w:rsidR="718DBD50" w:rsidP="00C132F4" w:rsidRDefault="718DBD50" w14:paraId="1B712E4B" w14:textId="77777777">
      <w:pPr>
        <w:pStyle w:val="ListParagraph"/>
        <w:numPr>
          <w:ilvl w:val="0"/>
          <w:numId w:val="35"/>
        </w:numPr>
        <w:rPr>
          <w:rFonts w:eastAsia="Times New Roman" w:cs="Times New Roman"/>
          <w:lang w:eastAsia="fr-FR"/>
        </w:rPr>
      </w:pPr>
      <w:r w:rsidRPr="65F04A81">
        <w:rPr>
          <w:rFonts w:eastAsia="Times New Roman"/>
          <w:lang w:eastAsia="fr-FR"/>
        </w:rPr>
        <w:t xml:space="preserve">Avoir les ports suivants : </w:t>
      </w:r>
    </w:p>
    <w:p w:rsidR="718DBD50" w:rsidP="00C132F4" w:rsidRDefault="718DBD50" w14:paraId="4DD97D1E" w14:textId="3991F86D">
      <w:pPr>
        <w:pStyle w:val="ListParagraph"/>
        <w:numPr>
          <w:ilvl w:val="1"/>
          <w:numId w:val="36"/>
        </w:numPr>
        <w:rPr>
          <w:rFonts w:eastAsia="Times New Roman" w:cs="Times New Roman"/>
          <w:lang w:val="en-US" w:eastAsia="fr-FR"/>
        </w:rPr>
      </w:pPr>
      <w:r w:rsidRPr="65F04A81">
        <w:rPr>
          <w:rFonts w:eastAsia="Times New Roman"/>
          <w:lang w:val="en-US" w:eastAsia="fr-FR"/>
        </w:rPr>
        <w:t>2 x USB 3</w:t>
      </w:r>
    </w:p>
    <w:p w:rsidR="718DBD50" w:rsidP="00C132F4" w:rsidRDefault="718DBD50" w14:paraId="47125A63" w14:textId="2FF43CE0">
      <w:pPr>
        <w:pStyle w:val="ListParagraph"/>
        <w:numPr>
          <w:ilvl w:val="1"/>
          <w:numId w:val="36"/>
        </w:numPr>
        <w:rPr>
          <w:rFonts w:eastAsia="Times New Roman" w:cs="Times New Roman"/>
          <w:lang w:val="en-US" w:eastAsia="fr-FR"/>
        </w:rPr>
      </w:pPr>
      <w:r w:rsidRPr="65F04A81">
        <w:rPr>
          <w:rFonts w:eastAsia="Times New Roman"/>
          <w:lang w:val="en-US" w:eastAsia="fr-FR"/>
        </w:rPr>
        <w:t>1 x Thurderbolt 3 ou 1 X USB 3,1 gen 2 (type C)</w:t>
      </w:r>
    </w:p>
    <w:p w:rsidR="718DBD50" w:rsidP="00C132F4" w:rsidRDefault="718DBD50" w14:paraId="178EB9BB" w14:textId="6E09F432">
      <w:pPr>
        <w:pStyle w:val="ListParagraph"/>
        <w:numPr>
          <w:ilvl w:val="1"/>
          <w:numId w:val="36"/>
        </w:numPr>
        <w:rPr>
          <w:rFonts w:eastAsia="Times New Roman" w:cs="Times New Roman"/>
          <w:lang w:val="en-US" w:eastAsia="fr-FR"/>
        </w:rPr>
      </w:pPr>
      <w:r w:rsidRPr="65F04A81">
        <w:rPr>
          <w:rFonts w:eastAsia="Times New Roman" w:cs="Times New Roman"/>
          <w:lang w:val="en-US" w:eastAsia="fr-FR"/>
        </w:rPr>
        <w:t xml:space="preserve">1 x </w:t>
      </w:r>
      <w:r w:rsidRPr="65F04A81">
        <w:rPr>
          <w:rFonts w:eastAsia="Times New Roman"/>
          <w:lang w:val="en-US" w:eastAsia="fr-FR"/>
        </w:rPr>
        <w:t>HDMI</w:t>
      </w:r>
    </w:p>
    <w:p w:rsidR="718DBD50" w:rsidP="00C132F4" w:rsidRDefault="718DBD50" w14:paraId="387C2FA8" w14:textId="6780EC25">
      <w:pPr>
        <w:pStyle w:val="ListParagraph"/>
        <w:numPr>
          <w:ilvl w:val="1"/>
          <w:numId w:val="36"/>
        </w:numPr>
        <w:rPr>
          <w:rFonts w:eastAsia="Times New Roman" w:cs="Times New Roman"/>
          <w:lang w:val="en-US" w:eastAsia="fr-FR"/>
        </w:rPr>
      </w:pPr>
      <w:r w:rsidRPr="65F04A81">
        <w:rPr>
          <w:rFonts w:eastAsia="Times New Roman"/>
          <w:lang w:val="en-US" w:eastAsia="fr-FR"/>
        </w:rPr>
        <w:t>1 x Headphone</w:t>
      </w:r>
    </w:p>
    <w:p w:rsidR="718DBD50" w:rsidP="00C132F4" w:rsidRDefault="718DBD50" w14:paraId="52E796A1" w14:textId="05D1C613">
      <w:pPr>
        <w:pStyle w:val="ListParagraph"/>
        <w:numPr>
          <w:ilvl w:val="1"/>
          <w:numId w:val="36"/>
        </w:numPr>
        <w:rPr>
          <w:rFonts w:eastAsia="Times New Roman" w:cs="Times New Roman"/>
          <w:lang w:val="en-US" w:eastAsia="fr-FR"/>
        </w:rPr>
      </w:pPr>
      <w:r w:rsidRPr="65F04A81">
        <w:rPr>
          <w:rFonts w:eastAsia="Times New Roman"/>
          <w:lang w:val="en-US" w:eastAsia="fr-FR"/>
        </w:rPr>
        <w:t>1 x Mic in</w:t>
      </w:r>
    </w:p>
    <w:p w:rsidR="718DBD50" w:rsidP="00C132F4" w:rsidRDefault="718DBD50" w14:paraId="41470AE2" w14:textId="20584143">
      <w:pPr>
        <w:pStyle w:val="ListParagraph"/>
        <w:numPr>
          <w:ilvl w:val="1"/>
          <w:numId w:val="36"/>
        </w:numPr>
        <w:rPr>
          <w:rFonts w:eastAsia="Times New Roman" w:cs="Times New Roman"/>
          <w:lang w:val="en-US" w:eastAsia="fr-FR"/>
        </w:rPr>
      </w:pPr>
      <w:r w:rsidRPr="65F04A81">
        <w:rPr>
          <w:rFonts w:eastAsia="Times New Roman" w:cs="Times New Roman"/>
          <w:lang w:val="en-US" w:eastAsia="fr-FR"/>
        </w:rPr>
        <w:t xml:space="preserve">1 x Ethernet </w:t>
      </w:r>
    </w:p>
    <w:p w:rsidR="718DBD50" w:rsidP="00C132F4" w:rsidRDefault="718DBD50" w14:paraId="5FA8F130" w14:textId="77777777">
      <w:pPr>
        <w:pStyle w:val="ListParagraph"/>
        <w:numPr>
          <w:ilvl w:val="0"/>
          <w:numId w:val="35"/>
        </w:numPr>
        <w:rPr>
          <w:rFonts w:eastAsia="Times New Roman" w:cs="Times New Roman"/>
          <w:lang w:eastAsia="fr-FR"/>
        </w:rPr>
      </w:pPr>
      <w:r w:rsidRPr="3D0DB528">
        <w:rPr>
          <w:rFonts w:eastAsia="Times New Roman"/>
          <w:lang w:eastAsia="fr-FR"/>
        </w:rPr>
        <w:t>Avoir une section du disque dur en SSD, cependant plus le disque dur SSD est gros plus la machine va coûter cher.</w:t>
      </w:r>
    </w:p>
    <w:p w:rsidR="646EED1E" w:rsidP="4E23B6DD" w:rsidRDefault="646EED1E" w14:paraId="4270792F" w14:textId="23438E9C">
      <w:pPr>
        <w:pStyle w:val="ListParagraph"/>
        <w:numPr>
          <w:ilvl w:val="0"/>
          <w:numId w:val="35"/>
        </w:numPr>
        <w:rPr>
          <w:rFonts w:ascii="Calibri" w:hAnsi="Calibri" w:eastAsia="Calibri" w:cs="Calibri" w:asciiTheme="minorAscii" w:hAnsiTheme="minorAscii" w:eastAsiaTheme="minorAscii" w:cstheme="minorAscii"/>
          <w:lang w:val="en-US"/>
        </w:rPr>
      </w:pPr>
      <w:r w:rsidR="12ECDB7F">
        <w:rPr/>
        <w:t xml:space="preserve">Attention aux cartes Radeon, elles ne sont pas optimisées pour tous les cours. Nous recommandons les cartes </w:t>
      </w:r>
      <w:proofErr w:type="spellStart"/>
      <w:r w:rsidR="12ECDB7F">
        <w:rPr/>
        <w:t>Nvid</w:t>
      </w:r>
      <w:r w:rsidR="756D7D7F">
        <w:rPr/>
        <w:t>i</w:t>
      </w:r>
      <w:r w:rsidR="12ECDB7F">
        <w:rPr/>
        <w:t>a</w:t>
      </w:r>
      <w:proofErr w:type="spellEnd"/>
      <w:r w:rsidR="12ECDB7F">
        <w:rPr/>
        <w:t xml:space="preserve"> GeForce.</w:t>
      </w:r>
      <w:r w:rsidR="50375923">
        <w:rPr/>
        <w:t xml:space="preserve"> Toujours confirmer la compatibilité avec MAYA et Da Vinci</w:t>
      </w:r>
      <w:r w:rsidR="4AA943A7">
        <w:rPr/>
        <w:t xml:space="preserve"> Resolve</w:t>
      </w:r>
      <w:r w:rsidR="50375923">
        <w:rPr/>
        <w:t>.</w:t>
      </w:r>
    </w:p>
    <w:p w:rsidR="718DBD50" w:rsidP="00C132F4" w:rsidRDefault="718DBD50" w14:paraId="4BBC78A5" w14:textId="77777777">
      <w:pPr>
        <w:pStyle w:val="ListParagraph"/>
        <w:numPr>
          <w:ilvl w:val="0"/>
          <w:numId w:val="35"/>
        </w:numPr>
        <w:rPr>
          <w:rFonts w:eastAsia="Times New Roman" w:cs="Times New Roman"/>
          <w:lang w:eastAsia="fr-FR"/>
        </w:rPr>
      </w:pPr>
      <w:r w:rsidRPr="65F04A81">
        <w:rPr>
          <w:rFonts w:eastAsia="Times New Roman"/>
          <w:lang w:eastAsia="fr-FR"/>
        </w:rPr>
        <w:t>Avoir plus de mémoire vive (RAM). La mémoire vive augmente la capacité de l’ordinateur à pouvoir ouvrir plusieurs logiciels simultanément.</w:t>
      </w:r>
    </w:p>
    <w:p w:rsidR="718DBD50" w:rsidP="00C132F4" w:rsidRDefault="718DBD50" w14:paraId="2288C666" w14:textId="77777777">
      <w:pPr>
        <w:pStyle w:val="ListParagraph"/>
        <w:numPr>
          <w:ilvl w:val="0"/>
          <w:numId w:val="35"/>
        </w:numPr>
        <w:rPr>
          <w:rFonts w:eastAsia="Times New Roman" w:cs="Times New Roman"/>
          <w:lang w:eastAsia="fr-FR"/>
        </w:rPr>
      </w:pPr>
      <w:r w:rsidRPr="65F04A81">
        <w:rPr>
          <w:rFonts w:eastAsia="Times New Roman"/>
          <w:lang w:eastAsia="fr-FR"/>
        </w:rPr>
        <w:t>Avoir un portable le plus léger possible afin qu’il soit facile à transporter. Cependant, plus il est léger, plus le portable est cher.</w:t>
      </w:r>
    </w:p>
    <w:p w:rsidR="718DBD50" w:rsidP="00C132F4" w:rsidRDefault="718DBD50" w14:paraId="6D4F50D8" w14:textId="6E6140A3">
      <w:pPr>
        <w:pStyle w:val="ListParagraph"/>
        <w:numPr>
          <w:ilvl w:val="0"/>
          <w:numId w:val="35"/>
        </w:numPr>
        <w:rPr>
          <w:rFonts w:eastAsia="Times New Roman" w:cs="Times New Roman"/>
          <w:lang w:eastAsia="fr-FR"/>
        </w:rPr>
      </w:pPr>
      <w:r w:rsidRPr="1E1E51AB">
        <w:rPr>
          <w:rFonts w:eastAsia="Times New Roman"/>
          <w:lang w:eastAsia="fr-FR"/>
        </w:rPr>
        <w:t>Avoir une garantie durant au moins la durée des études de l’étudiant (3 ans). En plus de la garantie, il serait une bonne idée de mettre l’achat sur une carte de crédit qui peut offrir une garantie prolongée sur vos achats. Les portables peuvent briser, donc la garantie et le service après-vente sont à notre avis des éléments importants à considérer. </w:t>
      </w:r>
    </w:p>
    <w:p w:rsidR="65F04A81" w:rsidRDefault="65F04A81" w14:paraId="424C648E" w14:textId="76146EAF"/>
    <w:p w:rsidR="718DBD50" w:rsidRDefault="718DBD50" w14:paraId="5716567E" w14:textId="4522FE57">
      <w:r>
        <w:br w:type="page"/>
      </w:r>
    </w:p>
    <w:p w:rsidR="718DBD50" w:rsidP="25038719" w:rsidRDefault="00DD7D81" w14:paraId="41EF86F9" w14:textId="3F64A543">
      <w:pPr>
        <w:pStyle w:val="Heading1"/>
        <w:rPr>
          <w:lang w:eastAsia="fr-FR"/>
        </w:rPr>
      </w:pPr>
      <w:bookmarkStart w:name="_Toc51571391" w:id="100"/>
      <w:bookmarkStart w:name="_Toc51582423" w:id="101"/>
      <w:bookmarkStart w:name="_Toc111639138" w:id="102"/>
      <w:r w:rsidRPr="25038719">
        <w:rPr>
          <w:lang w:eastAsia="fr-FR"/>
        </w:rPr>
        <w:t>Liste des logiciels à installer</w:t>
      </w:r>
      <w:bookmarkEnd w:id="100"/>
      <w:bookmarkEnd w:id="101"/>
      <w:bookmarkEnd w:id="102"/>
    </w:p>
    <w:p w:rsidR="001E0D61" w:rsidP="00741F15" w:rsidRDefault="001E0D61" w14:paraId="67C1C0BC" w14:textId="207E917C">
      <w:pPr>
        <w:pStyle w:val="Heading2"/>
      </w:pPr>
      <w:bookmarkStart w:name="_Toc51571392" w:id="103"/>
      <w:bookmarkStart w:name="_Toc51582424" w:id="104"/>
      <w:bookmarkStart w:name="_Toc111639139" w:id="105"/>
      <w:r>
        <w:t>Office 365 et Microsoft Teams</w:t>
      </w:r>
      <w:bookmarkEnd w:id="103"/>
      <w:bookmarkEnd w:id="104"/>
      <w:bookmarkEnd w:id="105"/>
    </w:p>
    <w:p w:rsidR="718DBD50" w:rsidRDefault="001E0D61" w14:paraId="7034AD37" w14:textId="469BF2E3">
      <w:r>
        <w:t>Vous devez installer sur votre ordinateur Office 365 et surtout Microsoft Teams</w:t>
      </w:r>
      <w:r w:rsidR="718DBD50">
        <w:t>:</w:t>
      </w:r>
    </w:p>
    <w:p w:rsidR="718DBD50" w:rsidP="00C132F4" w:rsidRDefault="00612A8F" w14:paraId="547412F5" w14:textId="54A6A400">
      <w:pPr>
        <w:pStyle w:val="ListParagraph"/>
        <w:numPr>
          <w:ilvl w:val="0"/>
          <w:numId w:val="39"/>
        </w:numPr>
      </w:pPr>
      <w:hyperlink r:id="rId102">
        <w:r w:rsidRPr="65F04A81" w:rsidR="718DBD50">
          <w:rPr>
            <w:rStyle w:val="Hyperlink"/>
          </w:rPr>
          <w:t xml:space="preserve">Comment puis-je installer gratuitement la suite Office 365 pour obtenir Word, Excel, </w:t>
        </w:r>
        <w:r w:rsidRPr="65F04A81" w:rsidR="006F4B03">
          <w:rPr>
            <w:rStyle w:val="Hyperlink"/>
          </w:rPr>
          <w:t>powerpoint</w:t>
        </w:r>
        <w:r w:rsidRPr="65F04A81" w:rsidR="718DBD50">
          <w:rPr>
            <w:rStyle w:val="Hyperlink"/>
          </w:rPr>
          <w:t>, etc?</w:t>
        </w:r>
      </w:hyperlink>
      <w:r w:rsidR="718DBD50">
        <w:t xml:space="preserve"> </w:t>
      </w:r>
    </w:p>
    <w:p w:rsidR="718DBD50" w:rsidP="00C132F4" w:rsidRDefault="00612A8F" w14:paraId="6C85F6BF" w14:textId="6910E3D6">
      <w:pPr>
        <w:pStyle w:val="ListParagraph"/>
        <w:numPr>
          <w:ilvl w:val="0"/>
          <w:numId w:val="39"/>
        </w:numPr>
        <w:rPr>
          <w:rStyle w:val="Hyperlink"/>
          <w:color w:val="auto"/>
          <w:u w:val="none"/>
        </w:rPr>
      </w:pPr>
      <w:hyperlink r:id="rId103">
        <w:r w:rsidRPr="65F04A81" w:rsidR="718DBD50">
          <w:rPr>
            <w:rStyle w:val="Hyperlink"/>
          </w:rPr>
          <w:t>À quelles fonctionnalités ai-je accès avec Office 365?</w:t>
        </w:r>
      </w:hyperlink>
    </w:p>
    <w:p w:rsidR="718DBD50" w:rsidP="00C132F4" w:rsidRDefault="718DBD50" w14:paraId="513798CD" w14:textId="2371D4D0">
      <w:pPr>
        <w:pStyle w:val="ListParagraph"/>
        <w:numPr>
          <w:ilvl w:val="0"/>
          <w:numId w:val="39"/>
        </w:numPr>
      </w:pPr>
      <w:r>
        <w:t xml:space="preserve">Vidéo : </w:t>
      </w:r>
      <w:hyperlink r:id="rId104">
        <w:r w:rsidRPr="6D23F653">
          <w:rPr>
            <w:rStyle w:val="Hyperlink"/>
          </w:rPr>
          <w:t>Accéder à Office 365 version étudiante</w:t>
        </w:r>
      </w:hyperlink>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531"/>
        <w:gridCol w:w="4531"/>
      </w:tblGrid>
      <w:tr w:rsidR="65F04A81" w:rsidTr="3D0DB528" w14:paraId="36E08D32" w14:textId="77777777">
        <w:tc>
          <w:tcPr>
            <w:tcW w:w="4531" w:type="dxa"/>
          </w:tcPr>
          <w:p w:rsidR="65F04A81" w:rsidRDefault="510671B0" w14:paraId="7FA9FE06" w14:textId="66FB6478">
            <w:r>
              <w:rPr>
                <w:noProof/>
              </w:rPr>
              <w:drawing>
                <wp:inline distT="0" distB="0" distL="0" distR="0" wp14:anchorId="0D00234B" wp14:editId="0958C637">
                  <wp:extent cx="2055906" cy="1228725"/>
                  <wp:effectExtent l="0" t="0" r="0" b="0"/>
                  <wp:docPr id="427624856" name="Image 1773152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773152947"/>
                          <pic:cNvPicPr/>
                        </pic:nvPicPr>
                        <pic:blipFill>
                          <a:blip r:embed="rId105">
                            <a:extLst>
                              <a:ext uri="{28A0092B-C50C-407E-A947-70E740481C1C}">
                                <a14:useLocalDpi xmlns:a14="http://schemas.microsoft.com/office/drawing/2010/main" val="0"/>
                              </a:ext>
                            </a:extLst>
                          </a:blip>
                          <a:stretch>
                            <a:fillRect/>
                          </a:stretch>
                        </pic:blipFill>
                        <pic:spPr>
                          <a:xfrm>
                            <a:off x="0" y="0"/>
                            <a:ext cx="2055906" cy="1228725"/>
                          </a:xfrm>
                          <a:prstGeom prst="rect">
                            <a:avLst/>
                          </a:prstGeom>
                        </pic:spPr>
                      </pic:pic>
                    </a:graphicData>
                  </a:graphic>
                </wp:inline>
              </w:drawing>
            </w:r>
          </w:p>
          <w:p w:rsidR="65F04A81" w:rsidP="65F04A81" w:rsidRDefault="65F04A81" w14:paraId="70C9BAED" w14:textId="77777777">
            <w:pPr>
              <w:rPr>
                <w:b/>
                <w:bCs/>
              </w:rPr>
            </w:pPr>
            <w:r w:rsidRPr="65F04A81">
              <w:rPr>
                <w:b/>
                <w:bCs/>
              </w:rPr>
              <w:t>Microsoft Teams</w:t>
            </w:r>
          </w:p>
          <w:p w:rsidR="65F04A81" w:rsidP="00C132F4" w:rsidRDefault="65F04A81" w14:paraId="014E86F5" w14:textId="77777777">
            <w:pPr>
              <w:pStyle w:val="ListParagraph"/>
              <w:numPr>
                <w:ilvl w:val="0"/>
                <w:numId w:val="40"/>
              </w:numPr>
              <w:ind w:left="452"/>
            </w:pPr>
            <w:r>
              <w:t>Plateforme de messagerie et de visioconférence avec les professeurs et les autres étudiants</w:t>
            </w:r>
          </w:p>
          <w:p w:rsidR="65F04A81" w:rsidP="00C132F4" w:rsidRDefault="65F04A81" w14:paraId="22BB3AF9" w14:textId="48669894">
            <w:pPr>
              <w:pStyle w:val="ListParagraph"/>
              <w:numPr>
                <w:ilvl w:val="0"/>
                <w:numId w:val="40"/>
              </w:numPr>
              <w:ind w:left="452"/>
            </w:pPr>
            <w:r>
              <w:t>Vous devrez suivre vos cours dans des équipes Teams dédiées</w:t>
            </w:r>
          </w:p>
          <w:p w:rsidR="65F04A81" w:rsidP="00C132F4" w:rsidRDefault="65F04A81" w14:paraId="77AA06D2" w14:textId="33DB618B">
            <w:pPr>
              <w:pStyle w:val="ListParagraph"/>
              <w:numPr>
                <w:ilvl w:val="0"/>
                <w:numId w:val="40"/>
              </w:numPr>
              <w:ind w:left="452"/>
            </w:pPr>
            <w:r>
              <w:t xml:space="preserve">Teams vous permet d’accéder aux fichiers qui sont hébergés sur </w:t>
            </w:r>
            <w:r w:rsidR="006F4B03">
              <w:t>sharepoint</w:t>
            </w:r>
          </w:p>
        </w:tc>
        <w:tc>
          <w:tcPr>
            <w:tcW w:w="4531" w:type="dxa"/>
          </w:tcPr>
          <w:p w:rsidR="65F04A81" w:rsidRDefault="7FEFF766" w14:paraId="1E574416" w14:textId="50DC6352">
            <w:r>
              <w:rPr>
                <w:noProof/>
              </w:rPr>
              <w:drawing>
                <wp:inline distT="0" distB="0" distL="0" distR="0" wp14:anchorId="1B539AD4" wp14:editId="1AB2C9AB">
                  <wp:extent cx="1774825" cy="1245129"/>
                  <wp:effectExtent l="0" t="0" r="0" b="0"/>
                  <wp:docPr id="323979069" name="Image 290923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90923668"/>
                          <pic:cNvPicPr/>
                        </pic:nvPicPr>
                        <pic:blipFill>
                          <a:blip r:embed="rId106">
                            <a:extLst>
                              <a:ext uri="{28A0092B-C50C-407E-A947-70E740481C1C}">
                                <a14:useLocalDpi xmlns:a14="http://schemas.microsoft.com/office/drawing/2010/main" val="0"/>
                              </a:ext>
                            </a:extLst>
                          </a:blip>
                          <a:stretch>
                            <a:fillRect/>
                          </a:stretch>
                        </pic:blipFill>
                        <pic:spPr>
                          <a:xfrm>
                            <a:off x="0" y="0"/>
                            <a:ext cx="1774825" cy="1245129"/>
                          </a:xfrm>
                          <a:prstGeom prst="rect">
                            <a:avLst/>
                          </a:prstGeom>
                        </pic:spPr>
                      </pic:pic>
                    </a:graphicData>
                  </a:graphic>
                </wp:inline>
              </w:drawing>
            </w:r>
          </w:p>
          <w:p w:rsidR="65F04A81" w:rsidP="65F04A81" w:rsidRDefault="65F04A81" w14:paraId="691ECE45" w14:textId="77777777">
            <w:pPr>
              <w:rPr>
                <w:b/>
                <w:bCs/>
                <w:lang w:val="en-CA"/>
              </w:rPr>
            </w:pPr>
            <w:r w:rsidRPr="65F04A81">
              <w:rPr>
                <w:b/>
                <w:bCs/>
                <w:lang w:val="en-CA"/>
              </w:rPr>
              <w:t>Office 365</w:t>
            </w:r>
          </w:p>
          <w:p w:rsidR="65F04A81" w:rsidP="00C132F4" w:rsidRDefault="65F04A81" w14:paraId="7CC2E537" w14:textId="0B8CCB16">
            <w:pPr>
              <w:pStyle w:val="ListParagraph"/>
              <w:numPr>
                <w:ilvl w:val="0"/>
                <w:numId w:val="41"/>
              </w:numPr>
              <w:ind w:left="460"/>
            </w:pPr>
            <w:r>
              <w:t xml:space="preserve">Cette suite donne accès aux Web Apps suivants en ligne : Word, Excel, </w:t>
            </w:r>
            <w:r w:rsidR="006F4B03">
              <w:t xml:space="preserve">powerpoint </w:t>
            </w:r>
            <w:r>
              <w:t xml:space="preserve">et </w:t>
            </w:r>
            <w:r w:rsidR="006F4B03">
              <w:t xml:space="preserve">onenote </w:t>
            </w:r>
          </w:p>
          <w:p w:rsidR="65F04A81" w:rsidP="00C132F4" w:rsidRDefault="65F04A81" w14:paraId="459820B4" w14:textId="606A027C">
            <w:pPr>
              <w:pStyle w:val="ListParagraph"/>
              <w:numPr>
                <w:ilvl w:val="0"/>
                <w:numId w:val="41"/>
              </w:numPr>
              <w:ind w:left="460"/>
            </w:pPr>
            <w:r>
              <w:t xml:space="preserve">Installation de la suite Office 2016 : Word, Excel, </w:t>
            </w:r>
            <w:r w:rsidR="006F4B03">
              <w:t>powerpoint</w:t>
            </w:r>
            <w:r>
              <w:t xml:space="preserve">, </w:t>
            </w:r>
            <w:r w:rsidR="006F4B03">
              <w:t>onenote</w:t>
            </w:r>
            <w:r>
              <w:t>, Outlook, Access, Teams, Publisher sur un maximum de 5 ordinateurs</w:t>
            </w:r>
          </w:p>
          <w:p w:rsidR="65F04A81" w:rsidP="65F04A81" w:rsidRDefault="65F04A81" w14:paraId="464D2001" w14:textId="513F84C1">
            <w:pPr>
              <w:ind w:left="100"/>
            </w:pPr>
          </w:p>
        </w:tc>
      </w:tr>
      <w:tr w:rsidR="65F04A81" w:rsidTr="3D0DB528" w14:paraId="6C1C3F33" w14:textId="77777777">
        <w:tc>
          <w:tcPr>
            <w:tcW w:w="4531" w:type="dxa"/>
          </w:tcPr>
          <w:p w:rsidR="65F04A81" w:rsidRDefault="4779E4E7" w14:paraId="0ABAF547" w14:textId="045572EB">
            <w:r>
              <w:rPr>
                <w:noProof/>
              </w:rPr>
              <w:drawing>
                <wp:inline distT="0" distB="0" distL="0" distR="0" wp14:anchorId="5244AACE" wp14:editId="4C326A35">
                  <wp:extent cx="2085975" cy="1383555"/>
                  <wp:effectExtent l="0" t="0" r="0" b="0"/>
                  <wp:docPr id="642417236" name="Image 726681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726681384"/>
                          <pic:cNvPicPr/>
                        </pic:nvPicPr>
                        <pic:blipFill>
                          <a:blip r:embed="rId107">
                            <a:extLst>
                              <a:ext uri="{28A0092B-C50C-407E-A947-70E740481C1C}">
                                <a14:useLocalDpi xmlns:a14="http://schemas.microsoft.com/office/drawing/2010/main" val="0"/>
                              </a:ext>
                            </a:extLst>
                          </a:blip>
                          <a:stretch>
                            <a:fillRect/>
                          </a:stretch>
                        </pic:blipFill>
                        <pic:spPr>
                          <a:xfrm>
                            <a:off x="0" y="0"/>
                            <a:ext cx="2085975" cy="1383555"/>
                          </a:xfrm>
                          <a:prstGeom prst="rect">
                            <a:avLst/>
                          </a:prstGeom>
                        </pic:spPr>
                      </pic:pic>
                    </a:graphicData>
                  </a:graphic>
                </wp:inline>
              </w:drawing>
            </w:r>
          </w:p>
          <w:p w:rsidR="65F04A81" w:rsidP="65F04A81" w:rsidRDefault="006F4B03" w14:paraId="7EC12827" w14:textId="191E4A8A">
            <w:pPr>
              <w:rPr>
                <w:b/>
                <w:bCs/>
              </w:rPr>
            </w:pPr>
            <w:r w:rsidRPr="65F04A81">
              <w:rPr>
                <w:b/>
                <w:bCs/>
              </w:rPr>
              <w:t>Onedrive</w:t>
            </w:r>
          </w:p>
          <w:p w:rsidR="001E0D61" w:rsidP="00C132F4" w:rsidRDefault="65F04A81" w14:paraId="6D81BA7D" w14:textId="43078AB9">
            <w:pPr>
              <w:pStyle w:val="ListParagraph"/>
              <w:numPr>
                <w:ilvl w:val="0"/>
                <w:numId w:val="42"/>
              </w:numPr>
              <w:ind w:left="452"/>
            </w:pPr>
            <w:r>
              <w:t>Espace personnel de 2 To pour vos fichiers dans le nuage</w:t>
            </w:r>
          </w:p>
        </w:tc>
        <w:tc>
          <w:tcPr>
            <w:tcW w:w="4531" w:type="dxa"/>
          </w:tcPr>
          <w:p w:rsidR="65F04A81" w:rsidRDefault="63FD4EC3" w14:paraId="64A4828E" w14:textId="31683416">
            <w:r>
              <w:rPr>
                <w:noProof/>
              </w:rPr>
              <w:drawing>
                <wp:inline distT="0" distB="0" distL="0" distR="0" wp14:anchorId="6EDAA254" wp14:editId="49B34BCF">
                  <wp:extent cx="1302975" cy="1295400"/>
                  <wp:effectExtent l="0" t="0" r="0" b="0"/>
                  <wp:docPr id="1105365349" name="Image 1297708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297708388"/>
                          <pic:cNvPicPr/>
                        </pic:nvPicPr>
                        <pic:blipFill>
                          <a:blip r:embed="rId108">
                            <a:extLst>
                              <a:ext uri="{28A0092B-C50C-407E-A947-70E740481C1C}">
                                <a14:useLocalDpi xmlns:a14="http://schemas.microsoft.com/office/drawing/2010/main" val="0"/>
                              </a:ext>
                            </a:extLst>
                          </a:blip>
                          <a:stretch>
                            <a:fillRect/>
                          </a:stretch>
                        </pic:blipFill>
                        <pic:spPr>
                          <a:xfrm>
                            <a:off x="0" y="0"/>
                            <a:ext cx="1302975" cy="1295400"/>
                          </a:xfrm>
                          <a:prstGeom prst="rect">
                            <a:avLst/>
                          </a:prstGeom>
                        </pic:spPr>
                      </pic:pic>
                    </a:graphicData>
                  </a:graphic>
                </wp:inline>
              </w:drawing>
            </w:r>
          </w:p>
          <w:p w:rsidR="65F04A81" w:rsidP="65F04A81" w:rsidRDefault="006F4B03" w14:paraId="7D4E7DBB" w14:textId="36CF60F0">
            <w:pPr>
              <w:rPr>
                <w:b/>
                <w:bCs/>
              </w:rPr>
            </w:pPr>
            <w:r w:rsidRPr="65F04A81">
              <w:rPr>
                <w:b/>
                <w:bCs/>
              </w:rPr>
              <w:t>Sharepoint</w:t>
            </w:r>
          </w:p>
          <w:p w:rsidR="65F04A81" w:rsidP="00C132F4" w:rsidRDefault="65F04A81" w14:paraId="0C3B622E" w14:textId="23986C24">
            <w:pPr>
              <w:pStyle w:val="ListParagraph"/>
              <w:numPr>
                <w:ilvl w:val="0"/>
                <w:numId w:val="42"/>
              </w:numPr>
              <w:ind w:left="460"/>
            </w:pPr>
            <w:r>
              <w:t>Serveur de fichier qui héberge les fichiers de Teams (vous n’y avez pas accès directement)</w:t>
            </w:r>
          </w:p>
        </w:tc>
      </w:tr>
    </w:tbl>
    <w:p w:rsidR="009F28C2" w:rsidP="009F28C2" w:rsidRDefault="009F28C2" w14:paraId="7F81FFA0" w14:textId="6196194B"/>
    <w:p w:rsidR="32A0D439" w:rsidP="00741F15" w:rsidRDefault="32A0D439" w14:paraId="1E26F3A7" w14:textId="3BCAB3F9">
      <w:pPr>
        <w:pStyle w:val="Heading2"/>
      </w:pPr>
      <w:bookmarkStart w:name="_Toc51571393" w:id="106"/>
      <w:bookmarkStart w:name="_Toc51582425" w:id="107"/>
      <w:bookmarkStart w:name="_Toc111639140" w:id="108"/>
      <w:r>
        <w:t>SUITE ADOBE</w:t>
      </w:r>
      <w:bookmarkEnd w:id="106"/>
      <w:bookmarkEnd w:id="107"/>
      <w:bookmarkEnd w:id="108"/>
    </w:p>
    <w:p w:rsidR="32A0D439" w:rsidRDefault="32A0D439" w14:paraId="357F3877" w14:textId="1C00C1AE">
      <w:pPr>
        <w:rPr>
          <w:rFonts w:asciiTheme="majorHAnsi" w:hAnsiTheme="majorHAnsi" w:eastAsiaTheme="majorEastAsia" w:cstheme="majorBidi"/>
        </w:rPr>
      </w:pPr>
      <w:r w:rsidRPr="35EBCFDA">
        <w:rPr>
          <w:rFonts w:asciiTheme="majorHAnsi" w:hAnsiTheme="majorHAnsi" w:eastAsiaTheme="majorEastAsia" w:cstheme="majorBidi"/>
        </w:rPr>
        <w:t>Pour te connecter à la suite Adobe, tu dois être sur un ordinateur du collège</w:t>
      </w:r>
      <w:r w:rsidRPr="35EBCFDA" w:rsidR="00921CE9">
        <w:rPr>
          <w:rFonts w:asciiTheme="majorHAnsi" w:hAnsiTheme="majorHAnsi" w:eastAsiaTheme="majorEastAsia" w:cstheme="majorBidi"/>
        </w:rPr>
        <w:t>.</w:t>
      </w:r>
    </w:p>
    <w:p w:rsidR="32A0D439" w:rsidRDefault="32A0D439" w14:paraId="3F9AF6AB" w14:textId="73B980BA">
      <w:pPr>
        <w:rPr>
          <w:rFonts w:asciiTheme="majorHAnsi" w:hAnsiTheme="majorHAnsi" w:eastAsiaTheme="majorEastAsia" w:cstheme="majorBidi"/>
        </w:rPr>
      </w:pPr>
      <w:r w:rsidRPr="35EBCFDA">
        <w:rPr>
          <w:rFonts w:asciiTheme="majorHAnsi" w:hAnsiTheme="majorHAnsi" w:eastAsiaTheme="majorEastAsia" w:cstheme="majorBidi"/>
        </w:rPr>
        <w:t xml:space="preserve">Tu dois te créer un compte : </w:t>
      </w:r>
    </w:p>
    <w:p w:rsidR="32A0D439" w:rsidP="00C132F4" w:rsidRDefault="32A0D439" w14:paraId="390D1A0F" w14:textId="56D530AC">
      <w:pPr>
        <w:pStyle w:val="ListParagraph"/>
        <w:numPr>
          <w:ilvl w:val="0"/>
          <w:numId w:val="16"/>
        </w:numPr>
        <w:rPr>
          <w:rFonts w:asciiTheme="majorHAnsi" w:hAnsiTheme="majorHAnsi" w:eastAsiaTheme="majorEastAsia" w:cstheme="majorBidi"/>
          <w:b/>
        </w:rPr>
      </w:pPr>
      <w:r w:rsidRPr="35EBCFDA">
        <w:rPr>
          <w:rFonts w:asciiTheme="majorHAnsi" w:hAnsiTheme="majorHAnsi" w:eastAsiaTheme="majorEastAsia" w:cstheme="majorBidi"/>
        </w:rPr>
        <w:t>Courriel</w:t>
      </w:r>
      <w:r w:rsidRPr="35EBCFDA">
        <w:rPr>
          <w:rFonts w:asciiTheme="majorHAnsi" w:hAnsiTheme="majorHAnsi" w:eastAsiaTheme="majorEastAsia" w:cstheme="majorBidi"/>
          <w:b/>
        </w:rPr>
        <w:t xml:space="preserve"> : </w:t>
      </w:r>
    </w:p>
    <w:p w:rsidR="7D6CABCC" w:rsidP="00C132F4" w:rsidRDefault="7D6CABCC" w14:paraId="7F405927" w14:textId="4AA0FF2B">
      <w:pPr>
        <w:pStyle w:val="ListParagraph"/>
        <w:numPr>
          <w:ilvl w:val="1"/>
          <w:numId w:val="15"/>
        </w:numPr>
        <w:rPr>
          <w:rFonts w:asciiTheme="majorHAnsi" w:hAnsiTheme="majorHAnsi" w:eastAsiaTheme="majorEastAsia" w:cstheme="majorBidi"/>
        </w:rPr>
      </w:pPr>
      <w:r w:rsidRPr="35EBCFDA">
        <w:rPr>
          <w:rFonts w:asciiTheme="majorHAnsi" w:hAnsiTheme="majorHAnsi" w:eastAsiaTheme="majorEastAsia" w:cstheme="majorBidi"/>
        </w:rPr>
        <w:t xml:space="preserve">Numéro de DA (7 derniers chiffres) @cmontmorency.qc.ca  </w:t>
      </w:r>
    </w:p>
    <w:p w:rsidR="7183F845" w:rsidP="508F52B8" w:rsidRDefault="7183F845" w14:paraId="4EBF894F" w14:textId="339CAF33">
      <w:pPr>
        <w:ind w:left="360"/>
        <w:rPr>
          <w:rFonts w:asciiTheme="majorHAnsi" w:hAnsiTheme="majorHAnsi" w:eastAsiaTheme="majorEastAsia" w:cstheme="majorBidi"/>
        </w:rPr>
      </w:pPr>
      <w:r w:rsidRPr="35EBCFDA">
        <w:rPr>
          <w:rFonts w:asciiTheme="majorHAnsi" w:hAnsiTheme="majorHAnsi" w:eastAsiaTheme="majorEastAsia" w:cstheme="majorBidi"/>
        </w:rPr>
        <w:t>Le numéro de DA est indiqué sur votre horaire de cours. Vous pouvez télécharger votre horaire sur col.net. Le tout devrait ressembler à</w:t>
      </w:r>
      <w:r w:rsidRPr="35EBCFDA" w:rsidR="73D8E267">
        <w:rPr>
          <w:rFonts w:asciiTheme="majorHAnsi" w:hAnsiTheme="majorHAnsi" w:eastAsiaTheme="majorEastAsia" w:cstheme="majorBidi"/>
        </w:rPr>
        <w:t xml:space="preserve"> l’adresse suivante : </w:t>
      </w:r>
      <w:hyperlink r:id="rId109">
        <w:r w:rsidRPr="35EBCFDA">
          <w:rPr>
            <w:rStyle w:val="Hyperlink"/>
            <w:rFonts w:asciiTheme="majorHAnsi" w:hAnsiTheme="majorHAnsi" w:eastAsiaTheme="majorEastAsia" w:cstheme="majorBidi"/>
            <w:b/>
          </w:rPr>
          <w:t>1892544@</w:t>
        </w:r>
        <w:r w:rsidRPr="35EBCFDA">
          <w:rPr>
            <w:rStyle w:val="Hyperlink"/>
            <w:rFonts w:asciiTheme="majorHAnsi" w:hAnsiTheme="majorHAnsi" w:eastAsiaTheme="majorEastAsia" w:cstheme="majorBidi"/>
          </w:rPr>
          <w:t>cmontmorency.qc.ca</w:t>
        </w:r>
      </w:hyperlink>
    </w:p>
    <w:p w:rsidR="32A0D439" w:rsidP="00C132F4" w:rsidRDefault="32A0D439" w14:paraId="70041316" w14:textId="06BBC80A">
      <w:pPr>
        <w:pStyle w:val="ListParagraph"/>
        <w:numPr>
          <w:ilvl w:val="0"/>
          <w:numId w:val="14"/>
        </w:numPr>
        <w:rPr>
          <w:rFonts w:asciiTheme="majorHAnsi" w:hAnsiTheme="majorHAnsi" w:eastAsiaTheme="majorEastAsia" w:cstheme="majorBidi"/>
          <w:b/>
        </w:rPr>
      </w:pPr>
      <w:r w:rsidRPr="35EBCFDA">
        <w:rPr>
          <w:rFonts w:asciiTheme="majorHAnsi" w:hAnsiTheme="majorHAnsi" w:eastAsiaTheme="majorEastAsia" w:cstheme="majorBidi"/>
        </w:rPr>
        <w:t>Mot de passe</w:t>
      </w:r>
      <w:r w:rsidRPr="35EBCFDA" w:rsidR="0A96660E">
        <w:rPr>
          <w:rFonts w:asciiTheme="majorHAnsi" w:hAnsiTheme="majorHAnsi" w:eastAsiaTheme="majorEastAsia" w:cstheme="majorBidi"/>
        </w:rPr>
        <w:t xml:space="preserve"> :</w:t>
      </w:r>
    </w:p>
    <w:p w:rsidR="32A0D439" w:rsidP="00C132F4" w:rsidRDefault="32A0D439" w14:paraId="1711DA64" w14:textId="160CFED8">
      <w:pPr>
        <w:pStyle w:val="ListParagraph"/>
        <w:numPr>
          <w:ilvl w:val="1"/>
          <w:numId w:val="13"/>
        </w:numPr>
        <w:rPr>
          <w:rFonts w:asciiTheme="majorHAnsi" w:hAnsiTheme="majorHAnsi" w:eastAsiaTheme="majorEastAsia" w:cstheme="majorBidi"/>
        </w:rPr>
      </w:pPr>
      <w:r w:rsidRPr="35EBCFDA">
        <w:rPr>
          <w:rFonts w:asciiTheme="majorHAnsi" w:hAnsiTheme="majorHAnsi" w:eastAsiaTheme="majorEastAsia" w:cstheme="majorBidi"/>
        </w:rPr>
        <w:t>Pour le mot de passe, tu choisis celui que tu veux.</w:t>
      </w:r>
    </w:p>
    <w:p w:rsidR="32A0D439" w:rsidP="508F52B8" w:rsidRDefault="32A0D439" w14:paraId="26B5BC5C" w14:textId="265896B5">
      <w:pPr>
        <w:rPr>
          <w:rFonts w:asciiTheme="majorHAnsi" w:hAnsiTheme="majorHAnsi" w:eastAsiaTheme="majorEastAsia" w:cstheme="majorBidi"/>
        </w:rPr>
      </w:pPr>
      <w:r w:rsidRPr="35EBCFDA">
        <w:rPr>
          <w:rFonts w:asciiTheme="majorHAnsi" w:hAnsiTheme="majorHAnsi" w:eastAsiaTheme="majorEastAsia" w:cstheme="majorBidi"/>
        </w:rPr>
        <w:t xml:space="preserve">Ensuite à chaque fois que tu connectes à un ordinateur du collège, tu devras entrer ce courriel et ce mot de passe. </w:t>
      </w:r>
    </w:p>
    <w:p w:rsidR="508F52B8" w:rsidP="508F52B8" w:rsidRDefault="508F52B8" w14:paraId="36C03A42" w14:textId="67339340"/>
    <w:p w:rsidR="00B8497B" w:rsidP="00741F15" w:rsidRDefault="00B8497B" w14:paraId="10E49134" w14:textId="65D8DCA0">
      <w:pPr>
        <w:pStyle w:val="Heading2"/>
      </w:pPr>
      <w:bookmarkStart w:name="_Toc51571394" w:id="109"/>
      <w:bookmarkStart w:name="_Toc51582426" w:id="110"/>
      <w:bookmarkStart w:name="_Toc111639141" w:id="111"/>
      <w:r>
        <w:t>Logiciels pour la session d’automne</w:t>
      </w:r>
      <w:bookmarkEnd w:id="109"/>
      <w:bookmarkEnd w:id="110"/>
      <w:bookmarkEnd w:id="111"/>
    </w:p>
    <w:p w:rsidR="001E0D61" w:rsidP="65F04A81" w:rsidRDefault="001E0D61" w14:paraId="07E6525A" w14:textId="3D3AB954">
      <w:pPr>
        <w:rPr>
          <w:rFonts w:asciiTheme="majorHAnsi" w:hAnsiTheme="majorHAnsi" w:eastAsiaTheme="majorEastAsia" w:cstheme="majorBidi"/>
        </w:rPr>
      </w:pPr>
      <w:r w:rsidRPr="35EBCFDA">
        <w:rPr>
          <w:rFonts w:asciiTheme="majorHAnsi" w:hAnsiTheme="majorHAnsi" w:eastAsiaTheme="majorEastAsia" w:cstheme="majorBidi"/>
        </w:rPr>
        <w:t>Voici la liste des logiciels à installer pour la session d’automne</w:t>
      </w:r>
    </w:p>
    <w:tbl>
      <w:tblPr>
        <w:tblW w:w="0" w:type="auto"/>
        <w:tblInd w:w="-3" w:type="dxa"/>
        <w:tblLook w:val="04A0" w:firstRow="1" w:lastRow="0" w:firstColumn="1" w:lastColumn="0" w:noHBand="0" w:noVBand="1"/>
      </w:tblPr>
      <w:tblGrid>
        <w:gridCol w:w="1629"/>
        <w:gridCol w:w="3682"/>
        <w:gridCol w:w="3749"/>
      </w:tblGrid>
      <w:tr w:rsidR="004E5934" w:rsidTr="5AD09AC7" w14:paraId="654384B0" w14:textId="77777777">
        <w:trPr>
          <w:trHeight w:val="820"/>
          <w:tblHeader/>
        </w:trPr>
        <w:tc>
          <w:tcPr>
            <w:tcW w:w="1629" w:type="dxa"/>
            <w:tcBorders>
              <w:top w:val="single" w:color="000000" w:themeColor="text1" w:sz="8" w:space="0"/>
              <w:left w:val="single" w:color="000000" w:themeColor="text1" w:sz="4" w:space="0"/>
              <w:bottom w:val="single" w:color="000000" w:themeColor="text1" w:sz="4" w:space="0"/>
              <w:right w:val="single" w:color="000000" w:themeColor="text1" w:sz="4" w:space="0"/>
            </w:tcBorders>
            <w:shd w:val="clear" w:color="auto" w:fill="auto"/>
            <w:vAlign w:val="center"/>
          </w:tcPr>
          <w:p w:rsidR="001E0D61" w:rsidP="2549F7CA" w:rsidRDefault="001E0D61" w14:paraId="72D952D9" w14:textId="77777777">
            <w:pPr>
              <w:spacing w:before="0" w:after="0" w:line="240" w:lineRule="auto"/>
              <w:jc w:val="center"/>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Année de scolarité</w:t>
            </w:r>
          </w:p>
        </w:tc>
        <w:tc>
          <w:tcPr>
            <w:tcW w:w="3682" w:type="dxa"/>
            <w:tcBorders>
              <w:top w:val="single" w:color="000000" w:themeColor="text1" w:sz="8" w:space="0"/>
              <w:left w:val="single" w:color="000000" w:themeColor="text1" w:sz="8" w:space="0"/>
              <w:bottom w:val="single" w:color="000000" w:themeColor="text1" w:sz="4" w:space="0"/>
              <w:right w:val="single" w:color="000000" w:themeColor="text1" w:sz="4" w:space="0"/>
            </w:tcBorders>
            <w:shd w:val="clear" w:color="auto" w:fill="auto"/>
            <w:vAlign w:val="center"/>
          </w:tcPr>
          <w:p w:rsidR="001E0D61" w:rsidP="2549F7CA" w:rsidRDefault="001E0D61" w14:paraId="164C31BE" w14:textId="77777777">
            <w:pPr>
              <w:spacing w:before="0" w:after="0" w:line="240" w:lineRule="auto"/>
              <w:jc w:val="center"/>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Logiciel</w:t>
            </w:r>
          </w:p>
        </w:tc>
        <w:tc>
          <w:tcPr>
            <w:tcW w:w="3749" w:type="dxa"/>
            <w:tcBorders>
              <w:top w:val="single" w:color="000000" w:themeColor="text1" w:sz="8" w:space="0"/>
              <w:left w:val="nil"/>
              <w:bottom w:val="single" w:color="000000" w:themeColor="text1" w:sz="4" w:space="0"/>
              <w:right w:val="single" w:color="000000" w:themeColor="text1" w:sz="8" w:space="0"/>
            </w:tcBorders>
            <w:shd w:val="clear" w:color="auto" w:fill="auto"/>
            <w:vAlign w:val="center"/>
          </w:tcPr>
          <w:p w:rsidR="001E0D61" w:rsidP="2549F7CA" w:rsidRDefault="001E0D61" w14:paraId="041CF083" w14:textId="77777777">
            <w:pPr>
              <w:spacing w:before="0" w:after="0" w:line="240" w:lineRule="auto"/>
              <w:jc w:val="center"/>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Accessibilité et lien pour télécharger</w:t>
            </w:r>
          </w:p>
        </w:tc>
      </w:tr>
      <w:tr w:rsidR="00DD71B9" w:rsidTr="5AD09AC7" w14:paraId="187993BC" w14:textId="77777777">
        <w:trPr>
          <w:trHeight w:val="300"/>
        </w:trPr>
        <w:tc>
          <w:tcPr>
            <w:tcW w:w="1629" w:type="dxa"/>
            <w:tcBorders>
              <w:top w:val="nil"/>
              <w:left w:val="single" w:color="000000" w:themeColor="text1" w:sz="4" w:space="0"/>
              <w:bottom w:val="single" w:color="000000" w:themeColor="text1" w:sz="4" w:space="0"/>
              <w:right w:val="single" w:color="000000" w:themeColor="text1" w:sz="4" w:space="0"/>
            </w:tcBorders>
            <w:shd w:val="clear" w:color="auto" w:fill="92D050"/>
            <w:vAlign w:val="center"/>
          </w:tcPr>
          <w:p w:rsidR="001E0D61" w:rsidP="2549F7CA" w:rsidRDefault="001E0D61" w14:paraId="6A464F7E" w14:textId="77777777">
            <w:pPr>
              <w:spacing w:before="0" w:after="0" w:line="240" w:lineRule="auto"/>
              <w:jc w:val="center"/>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1-2-3</w:t>
            </w:r>
          </w:p>
        </w:tc>
        <w:tc>
          <w:tcPr>
            <w:tcW w:w="3682" w:type="dxa"/>
            <w:tcBorders>
              <w:top w:val="nil"/>
              <w:left w:val="single" w:color="000000" w:themeColor="text1" w:sz="8" w:space="0"/>
              <w:bottom w:val="single" w:color="000000" w:themeColor="text1" w:sz="4" w:space="0"/>
              <w:right w:val="single" w:color="000000" w:themeColor="text1" w:sz="4" w:space="0"/>
            </w:tcBorders>
            <w:shd w:val="clear" w:color="auto" w:fill="92D050"/>
            <w:vAlign w:val="center"/>
          </w:tcPr>
          <w:p w:rsidR="001E0D61" w:rsidP="2549F7CA" w:rsidRDefault="001E0D61" w14:paraId="266482C5" w14:textId="77777777">
            <w:pPr>
              <w:spacing w:before="0" w:after="0" w:line="240" w:lineRule="auto"/>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Adobe Acrobat Pro</w:t>
            </w:r>
          </w:p>
        </w:tc>
        <w:tc>
          <w:tcPr>
            <w:tcW w:w="3749" w:type="dxa"/>
            <w:tcBorders>
              <w:top w:val="nil"/>
              <w:left w:val="nil"/>
              <w:bottom w:val="single" w:color="000000" w:themeColor="text1" w:sz="4" w:space="0"/>
              <w:right w:val="single" w:color="000000" w:themeColor="text1" w:sz="8" w:space="0"/>
            </w:tcBorders>
            <w:shd w:val="clear" w:color="auto" w:fill="FFFF00"/>
            <w:vAlign w:val="center"/>
          </w:tcPr>
          <w:p w:rsidR="001E0D61" w:rsidP="2549F7CA" w:rsidRDefault="46E59A3C" w14:paraId="78F98BEA" w14:textId="4BE4AD8F">
            <w:pPr>
              <w:spacing w:before="0" w:after="0" w:line="240" w:lineRule="auto"/>
              <w:jc w:val="center"/>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Pas de licence pour la maison</w:t>
            </w:r>
          </w:p>
        </w:tc>
      </w:tr>
      <w:tr w:rsidR="00BA4F02" w:rsidTr="00F95DAF" w14:paraId="7478EF87" w14:textId="77777777">
        <w:trPr>
          <w:trHeight w:val="300"/>
        </w:trPr>
        <w:tc>
          <w:tcPr>
            <w:tcW w:w="1629" w:type="dxa"/>
            <w:tcBorders>
              <w:top w:val="nil"/>
              <w:left w:val="single" w:color="000000" w:themeColor="text1" w:sz="4" w:space="0"/>
              <w:bottom w:val="single" w:color="000000" w:themeColor="text1" w:sz="4" w:space="0"/>
              <w:right w:val="single" w:color="000000" w:themeColor="text1" w:sz="4" w:space="0"/>
            </w:tcBorders>
            <w:shd w:val="clear" w:color="auto" w:fill="92D050"/>
            <w:vAlign w:val="center"/>
          </w:tcPr>
          <w:p w:rsidR="001E0D61" w:rsidP="2549F7CA" w:rsidRDefault="001E0D61" w14:paraId="0B25535D" w14:textId="77777777">
            <w:pPr>
              <w:spacing w:before="0" w:after="0" w:line="240" w:lineRule="auto"/>
              <w:jc w:val="center"/>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1-2-3</w:t>
            </w:r>
          </w:p>
        </w:tc>
        <w:tc>
          <w:tcPr>
            <w:tcW w:w="3682" w:type="dxa"/>
            <w:tcBorders>
              <w:top w:val="nil"/>
              <w:left w:val="single" w:color="000000" w:themeColor="text1" w:sz="8" w:space="0"/>
              <w:bottom w:val="single" w:color="000000" w:themeColor="text1" w:sz="4" w:space="0"/>
              <w:right w:val="single" w:color="000000" w:themeColor="text1" w:sz="4" w:space="0"/>
            </w:tcBorders>
            <w:shd w:val="clear" w:color="auto" w:fill="92D050"/>
            <w:vAlign w:val="center"/>
          </w:tcPr>
          <w:p w:rsidR="001E0D61" w:rsidP="2549F7CA" w:rsidRDefault="00DC7A16" w14:paraId="31FBD5E0" w14:textId="66F054D8">
            <w:pPr>
              <w:spacing w:before="0" w:after="0" w:line="240" w:lineRule="auto"/>
              <w:rPr>
                <w:rFonts w:asciiTheme="majorHAnsi" w:hAnsiTheme="majorHAnsi" w:eastAsiaTheme="majorEastAsia" w:cstheme="majorBidi"/>
                <w:color w:val="000000" w:themeColor="text1"/>
                <w:lang w:eastAsia="fr-CA"/>
              </w:rPr>
            </w:pPr>
            <w:r>
              <w:rPr>
                <w:rFonts w:asciiTheme="majorHAnsi" w:hAnsiTheme="majorHAnsi" w:eastAsiaTheme="majorEastAsia" w:cstheme="majorBidi"/>
                <w:color w:val="000000" w:themeColor="text1"/>
                <w:lang w:eastAsia="fr-CA"/>
              </w:rPr>
              <w:t>Figma</w:t>
            </w:r>
            <w:r w:rsidRPr="2549F7CA" w:rsidR="001E0D61">
              <w:rPr>
                <w:rFonts w:asciiTheme="majorHAnsi" w:hAnsiTheme="majorHAnsi" w:eastAsiaTheme="majorEastAsia" w:cstheme="majorBidi"/>
                <w:color w:val="000000" w:themeColor="text1"/>
                <w:lang w:eastAsia="fr-CA"/>
              </w:rPr>
              <w:t xml:space="preserve"> </w:t>
            </w:r>
          </w:p>
        </w:tc>
        <w:tc>
          <w:tcPr>
            <w:tcW w:w="3749" w:type="dxa"/>
            <w:tcBorders>
              <w:top w:val="nil"/>
              <w:left w:val="nil"/>
              <w:bottom w:val="single" w:color="000000" w:themeColor="text1" w:sz="4" w:space="0"/>
              <w:right w:val="single" w:color="000000" w:themeColor="text1" w:sz="8" w:space="0"/>
            </w:tcBorders>
            <w:shd w:val="clear" w:color="auto" w:fill="99CB38" w:themeFill="accent1"/>
            <w:vAlign w:val="center"/>
          </w:tcPr>
          <w:p w:rsidR="001E0D61" w:rsidP="2549F7CA" w:rsidRDefault="00F95DAF" w14:paraId="2548C9F8" w14:textId="5BF0DBB1">
            <w:pPr>
              <w:spacing w:before="0" w:after="0" w:line="240" w:lineRule="auto"/>
              <w:jc w:val="center"/>
              <w:rPr>
                <w:rFonts w:asciiTheme="majorHAnsi" w:hAnsiTheme="majorHAnsi" w:eastAsiaTheme="majorEastAsia" w:cstheme="majorBidi"/>
                <w:color w:val="000000" w:themeColor="text1"/>
                <w:lang w:eastAsia="fr-CA"/>
              </w:rPr>
            </w:pPr>
            <w:r>
              <w:rPr>
                <w:rFonts w:asciiTheme="majorHAnsi" w:hAnsiTheme="majorHAnsi" w:eastAsiaTheme="majorEastAsia" w:cstheme="majorBidi"/>
                <w:color w:val="000000" w:themeColor="text1"/>
                <w:lang w:eastAsia="fr-CA"/>
              </w:rPr>
              <w:t>Gratuit en ligne</w:t>
            </w:r>
          </w:p>
        </w:tc>
      </w:tr>
      <w:tr w:rsidR="00DD71B9" w:rsidTr="5AD09AC7" w14:paraId="0E65FAC6" w14:textId="77777777">
        <w:trPr>
          <w:trHeight w:val="300"/>
        </w:trPr>
        <w:tc>
          <w:tcPr>
            <w:tcW w:w="1629" w:type="dxa"/>
            <w:tcBorders>
              <w:top w:val="nil"/>
              <w:left w:val="single" w:color="000000" w:themeColor="text1" w:sz="4" w:space="0"/>
              <w:bottom w:val="single" w:color="000000" w:themeColor="text1" w:sz="4" w:space="0"/>
              <w:right w:val="single" w:color="000000" w:themeColor="text1" w:sz="4" w:space="0"/>
            </w:tcBorders>
            <w:shd w:val="clear" w:color="auto" w:fill="92D050"/>
            <w:vAlign w:val="center"/>
          </w:tcPr>
          <w:p w:rsidR="001E0D61" w:rsidP="2549F7CA" w:rsidRDefault="001E0D61" w14:paraId="5E8A1656" w14:textId="77777777">
            <w:pPr>
              <w:spacing w:before="0" w:after="0" w:line="240" w:lineRule="auto"/>
              <w:jc w:val="center"/>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1-2-3</w:t>
            </w:r>
          </w:p>
        </w:tc>
        <w:tc>
          <w:tcPr>
            <w:tcW w:w="3682" w:type="dxa"/>
            <w:tcBorders>
              <w:top w:val="nil"/>
              <w:left w:val="single" w:color="000000" w:themeColor="text1" w:sz="8" w:space="0"/>
              <w:bottom w:val="single" w:color="000000" w:themeColor="text1" w:sz="4" w:space="0"/>
              <w:right w:val="single" w:color="000000" w:themeColor="text1" w:sz="4" w:space="0"/>
            </w:tcBorders>
            <w:shd w:val="clear" w:color="auto" w:fill="92D050"/>
            <w:vAlign w:val="center"/>
          </w:tcPr>
          <w:p w:rsidR="001E0D61" w:rsidP="2549F7CA" w:rsidRDefault="001E0D61" w14:paraId="7287CAAA" w14:textId="77777777">
            <w:pPr>
              <w:spacing w:before="0" w:after="0" w:line="240" w:lineRule="auto"/>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 xml:space="preserve">Adobe After Effects &amp; Plugins </w:t>
            </w:r>
          </w:p>
        </w:tc>
        <w:tc>
          <w:tcPr>
            <w:tcW w:w="3749" w:type="dxa"/>
            <w:tcBorders>
              <w:top w:val="nil"/>
              <w:left w:val="nil"/>
              <w:bottom w:val="single" w:color="000000" w:themeColor="text1" w:sz="4" w:space="0"/>
              <w:right w:val="single" w:color="000000" w:themeColor="text1" w:sz="8" w:space="0"/>
            </w:tcBorders>
            <w:shd w:val="clear" w:color="auto" w:fill="FFFF00"/>
            <w:vAlign w:val="center"/>
          </w:tcPr>
          <w:p w:rsidR="001E0D61" w:rsidP="2549F7CA" w:rsidRDefault="3FFD968A" w14:paraId="5E76CB66" w14:textId="2B53E0D2">
            <w:pPr>
              <w:spacing w:before="0" w:after="0" w:line="240" w:lineRule="auto"/>
              <w:jc w:val="center"/>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Pas de licence pour la maison</w:t>
            </w:r>
          </w:p>
        </w:tc>
      </w:tr>
      <w:tr w:rsidR="00DD71B9" w:rsidTr="5AD09AC7" w14:paraId="1F1F0C09" w14:textId="77777777">
        <w:trPr>
          <w:trHeight w:val="300"/>
        </w:trPr>
        <w:tc>
          <w:tcPr>
            <w:tcW w:w="1629" w:type="dxa"/>
            <w:tcBorders>
              <w:top w:val="nil"/>
              <w:left w:val="single" w:color="000000" w:themeColor="text1" w:sz="4" w:space="0"/>
              <w:bottom w:val="single" w:color="000000" w:themeColor="text1" w:sz="4" w:space="0"/>
              <w:right w:val="single" w:color="000000" w:themeColor="text1" w:sz="4" w:space="0"/>
            </w:tcBorders>
            <w:shd w:val="clear" w:color="auto" w:fill="92D050"/>
            <w:vAlign w:val="center"/>
          </w:tcPr>
          <w:p w:rsidR="001E0D61" w:rsidP="2549F7CA" w:rsidRDefault="001E0D61" w14:paraId="795234ED" w14:textId="77777777">
            <w:pPr>
              <w:spacing w:before="0" w:after="0" w:line="240" w:lineRule="auto"/>
              <w:jc w:val="center"/>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1-2-3</w:t>
            </w:r>
          </w:p>
        </w:tc>
        <w:tc>
          <w:tcPr>
            <w:tcW w:w="3682" w:type="dxa"/>
            <w:tcBorders>
              <w:top w:val="nil"/>
              <w:left w:val="single" w:color="000000" w:themeColor="text1" w:sz="8" w:space="0"/>
              <w:bottom w:val="single" w:color="000000" w:themeColor="text1" w:sz="4" w:space="0"/>
              <w:right w:val="single" w:color="000000" w:themeColor="text1" w:sz="4" w:space="0"/>
            </w:tcBorders>
            <w:shd w:val="clear" w:color="auto" w:fill="92D050"/>
            <w:vAlign w:val="center"/>
          </w:tcPr>
          <w:p w:rsidR="001E0D61" w:rsidP="2549F7CA" w:rsidRDefault="001E0D61" w14:paraId="61C54E5F" w14:textId="77777777">
            <w:pPr>
              <w:spacing w:before="0" w:after="0" w:line="240" w:lineRule="auto"/>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Adobe Photoshop</w:t>
            </w:r>
          </w:p>
        </w:tc>
        <w:tc>
          <w:tcPr>
            <w:tcW w:w="3749" w:type="dxa"/>
            <w:tcBorders>
              <w:top w:val="nil"/>
              <w:left w:val="nil"/>
              <w:bottom w:val="single" w:color="000000" w:themeColor="text1" w:sz="4" w:space="0"/>
              <w:right w:val="single" w:color="000000" w:themeColor="text1" w:sz="8" w:space="0"/>
            </w:tcBorders>
            <w:shd w:val="clear" w:color="auto" w:fill="FFFF00"/>
            <w:vAlign w:val="center"/>
          </w:tcPr>
          <w:p w:rsidR="001E0D61" w:rsidP="2549F7CA" w:rsidRDefault="026068EB" w14:paraId="695C9077" w14:textId="00788A07">
            <w:pPr>
              <w:spacing w:before="0" w:after="0" w:line="240" w:lineRule="auto"/>
              <w:jc w:val="center"/>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Pas de licence pour la maison</w:t>
            </w:r>
          </w:p>
        </w:tc>
      </w:tr>
      <w:tr w:rsidR="00DD71B9" w:rsidTr="5AD09AC7" w14:paraId="1734553B" w14:textId="77777777">
        <w:trPr>
          <w:trHeight w:val="300"/>
        </w:trPr>
        <w:tc>
          <w:tcPr>
            <w:tcW w:w="1629" w:type="dxa"/>
            <w:tcBorders>
              <w:top w:val="nil"/>
              <w:left w:val="single" w:color="000000" w:themeColor="text1" w:sz="4" w:space="0"/>
              <w:bottom w:val="single" w:color="000000" w:themeColor="text1" w:sz="4" w:space="0"/>
              <w:right w:val="single" w:color="000000" w:themeColor="text1" w:sz="4" w:space="0"/>
            </w:tcBorders>
            <w:shd w:val="clear" w:color="auto" w:fill="92D050"/>
            <w:vAlign w:val="center"/>
          </w:tcPr>
          <w:p w:rsidR="001E0D61" w:rsidP="2549F7CA" w:rsidRDefault="001E0D61" w14:paraId="051D70D7" w14:textId="77777777">
            <w:pPr>
              <w:spacing w:before="0" w:after="0" w:line="240" w:lineRule="auto"/>
              <w:jc w:val="center"/>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1-2-3</w:t>
            </w:r>
          </w:p>
        </w:tc>
        <w:tc>
          <w:tcPr>
            <w:tcW w:w="3682" w:type="dxa"/>
            <w:tcBorders>
              <w:top w:val="nil"/>
              <w:left w:val="single" w:color="000000" w:themeColor="text1" w:sz="8" w:space="0"/>
              <w:bottom w:val="single" w:color="000000" w:themeColor="text1" w:sz="4" w:space="0"/>
              <w:right w:val="single" w:color="000000" w:themeColor="text1" w:sz="4" w:space="0"/>
            </w:tcBorders>
            <w:shd w:val="clear" w:color="auto" w:fill="92D050"/>
            <w:vAlign w:val="center"/>
          </w:tcPr>
          <w:p w:rsidR="001E0D61" w:rsidP="2549F7CA" w:rsidRDefault="001E0D61" w14:paraId="557EAB17" w14:textId="77777777">
            <w:pPr>
              <w:spacing w:before="0" w:after="0" w:line="240" w:lineRule="auto"/>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Adobe Illustrator</w:t>
            </w:r>
          </w:p>
        </w:tc>
        <w:tc>
          <w:tcPr>
            <w:tcW w:w="3749" w:type="dxa"/>
            <w:tcBorders>
              <w:top w:val="nil"/>
              <w:left w:val="nil"/>
              <w:bottom w:val="single" w:color="000000" w:themeColor="text1" w:sz="4" w:space="0"/>
              <w:right w:val="single" w:color="000000" w:themeColor="text1" w:sz="8" w:space="0"/>
            </w:tcBorders>
            <w:shd w:val="clear" w:color="auto" w:fill="FFFF00"/>
            <w:vAlign w:val="center"/>
          </w:tcPr>
          <w:p w:rsidR="001E0D61" w:rsidP="2549F7CA" w:rsidRDefault="727C8459" w14:paraId="77767A07" w14:textId="63B3B6CC">
            <w:pPr>
              <w:spacing w:before="0" w:after="0" w:line="240" w:lineRule="auto"/>
              <w:jc w:val="center"/>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Pas de licence pour la maison</w:t>
            </w:r>
          </w:p>
        </w:tc>
      </w:tr>
      <w:tr w:rsidR="00DD71B9" w:rsidTr="5AD09AC7" w14:paraId="79C9A9D7" w14:textId="77777777">
        <w:trPr>
          <w:trHeight w:val="300"/>
        </w:trPr>
        <w:tc>
          <w:tcPr>
            <w:tcW w:w="1629" w:type="dxa"/>
            <w:tcBorders>
              <w:top w:val="nil"/>
              <w:left w:val="single" w:color="000000" w:themeColor="text1" w:sz="4" w:space="0"/>
              <w:bottom w:val="single" w:color="000000" w:themeColor="text1" w:sz="4" w:space="0"/>
              <w:right w:val="single" w:color="000000" w:themeColor="text1" w:sz="4" w:space="0"/>
            </w:tcBorders>
            <w:shd w:val="clear" w:color="auto" w:fill="92D050"/>
            <w:vAlign w:val="center"/>
          </w:tcPr>
          <w:p w:rsidR="001E0D61" w:rsidP="2549F7CA" w:rsidRDefault="001E0D61" w14:paraId="4DB6877C" w14:textId="77777777">
            <w:pPr>
              <w:spacing w:before="0" w:after="0" w:line="240" w:lineRule="auto"/>
              <w:jc w:val="center"/>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1-2-3</w:t>
            </w:r>
          </w:p>
        </w:tc>
        <w:tc>
          <w:tcPr>
            <w:tcW w:w="3682" w:type="dxa"/>
            <w:tcBorders>
              <w:top w:val="nil"/>
              <w:left w:val="single" w:color="000000" w:themeColor="text1" w:sz="8" w:space="0"/>
              <w:bottom w:val="single" w:color="000000" w:themeColor="text1" w:sz="4" w:space="0"/>
              <w:right w:val="single" w:color="000000" w:themeColor="text1" w:sz="4" w:space="0"/>
            </w:tcBorders>
            <w:shd w:val="clear" w:color="auto" w:fill="92D050"/>
            <w:vAlign w:val="center"/>
          </w:tcPr>
          <w:p w:rsidR="001E0D61" w:rsidP="2549F7CA" w:rsidRDefault="001E0D61" w14:paraId="6E786BB9" w14:textId="77777777">
            <w:pPr>
              <w:spacing w:before="0" w:after="0" w:line="240" w:lineRule="auto"/>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Adobe Lightroom</w:t>
            </w:r>
          </w:p>
        </w:tc>
        <w:tc>
          <w:tcPr>
            <w:tcW w:w="3749" w:type="dxa"/>
            <w:tcBorders>
              <w:top w:val="nil"/>
              <w:left w:val="nil"/>
              <w:bottom w:val="single" w:color="000000" w:themeColor="text1" w:sz="4" w:space="0"/>
              <w:right w:val="single" w:color="000000" w:themeColor="text1" w:sz="8" w:space="0"/>
            </w:tcBorders>
            <w:shd w:val="clear" w:color="auto" w:fill="FFFF00"/>
            <w:vAlign w:val="center"/>
          </w:tcPr>
          <w:p w:rsidR="001E0D61" w:rsidP="2549F7CA" w:rsidRDefault="6A37FBAD" w14:paraId="1CC98395" w14:textId="52CB7E28">
            <w:pPr>
              <w:spacing w:before="0" w:after="0" w:line="240" w:lineRule="auto"/>
              <w:jc w:val="center"/>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Pas de licence pour la maison</w:t>
            </w:r>
          </w:p>
        </w:tc>
      </w:tr>
      <w:tr w:rsidR="00DD71B9" w:rsidTr="5AD09AC7" w14:paraId="37DD5997" w14:textId="77777777">
        <w:trPr>
          <w:trHeight w:val="300"/>
        </w:trPr>
        <w:tc>
          <w:tcPr>
            <w:tcW w:w="1629" w:type="dxa"/>
            <w:tcBorders>
              <w:top w:val="nil"/>
              <w:left w:val="single" w:color="000000" w:themeColor="text1" w:sz="4" w:space="0"/>
              <w:bottom w:val="single" w:color="000000" w:themeColor="text1" w:sz="4" w:space="0"/>
              <w:right w:val="single" w:color="000000" w:themeColor="text1" w:sz="4" w:space="0"/>
            </w:tcBorders>
            <w:shd w:val="clear" w:color="auto" w:fill="92D050"/>
            <w:vAlign w:val="center"/>
          </w:tcPr>
          <w:p w:rsidR="001E0D61" w:rsidP="2549F7CA" w:rsidRDefault="001E0D61" w14:paraId="48859E95" w14:textId="77777777">
            <w:pPr>
              <w:spacing w:before="0" w:after="0" w:line="240" w:lineRule="auto"/>
              <w:jc w:val="center"/>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1-2-3</w:t>
            </w:r>
          </w:p>
        </w:tc>
        <w:tc>
          <w:tcPr>
            <w:tcW w:w="3682" w:type="dxa"/>
            <w:tcBorders>
              <w:top w:val="nil"/>
              <w:left w:val="single" w:color="000000" w:themeColor="text1" w:sz="8" w:space="0"/>
              <w:bottom w:val="single" w:color="000000" w:themeColor="text1" w:sz="4" w:space="0"/>
              <w:right w:val="single" w:color="000000" w:themeColor="text1" w:sz="4" w:space="0"/>
            </w:tcBorders>
            <w:shd w:val="clear" w:color="auto" w:fill="92D050"/>
            <w:vAlign w:val="center"/>
          </w:tcPr>
          <w:p w:rsidR="001E0D61" w:rsidP="2549F7CA" w:rsidRDefault="001E0D61" w14:paraId="49218F2C" w14:textId="77777777">
            <w:pPr>
              <w:spacing w:before="0" w:after="0" w:line="240" w:lineRule="auto"/>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Adobe Media Encoder</w:t>
            </w:r>
          </w:p>
        </w:tc>
        <w:tc>
          <w:tcPr>
            <w:tcW w:w="3749" w:type="dxa"/>
            <w:tcBorders>
              <w:top w:val="nil"/>
              <w:left w:val="nil"/>
              <w:bottom w:val="single" w:color="000000" w:themeColor="text1" w:sz="4" w:space="0"/>
              <w:right w:val="single" w:color="000000" w:themeColor="text1" w:sz="8" w:space="0"/>
            </w:tcBorders>
            <w:shd w:val="clear" w:color="auto" w:fill="FFFF00"/>
            <w:vAlign w:val="center"/>
          </w:tcPr>
          <w:p w:rsidR="001E0D61" w:rsidP="2549F7CA" w:rsidRDefault="4663BC25" w14:paraId="277E6B0B" w14:textId="5BC29498">
            <w:pPr>
              <w:spacing w:before="0" w:after="0" w:line="240" w:lineRule="auto"/>
              <w:jc w:val="center"/>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Pas de licence pour la maison</w:t>
            </w:r>
          </w:p>
        </w:tc>
      </w:tr>
      <w:tr w:rsidR="00DD71B9" w:rsidTr="5AD09AC7" w14:paraId="52FBF194" w14:textId="77777777">
        <w:trPr>
          <w:trHeight w:val="300"/>
        </w:trPr>
        <w:tc>
          <w:tcPr>
            <w:tcW w:w="1629" w:type="dxa"/>
            <w:tcBorders>
              <w:top w:val="nil"/>
              <w:left w:val="single" w:color="000000" w:themeColor="text1" w:sz="4" w:space="0"/>
              <w:bottom w:val="single" w:color="000000" w:themeColor="text1" w:sz="4" w:space="0"/>
              <w:right w:val="single" w:color="000000" w:themeColor="text1" w:sz="4" w:space="0"/>
            </w:tcBorders>
            <w:shd w:val="clear" w:color="auto" w:fill="92D050"/>
            <w:vAlign w:val="center"/>
          </w:tcPr>
          <w:p w:rsidR="001E0D61" w:rsidP="2549F7CA" w:rsidRDefault="001E0D61" w14:paraId="41C2D278" w14:textId="77777777">
            <w:pPr>
              <w:spacing w:before="0" w:after="0" w:line="240" w:lineRule="auto"/>
              <w:jc w:val="center"/>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1-2-3</w:t>
            </w:r>
          </w:p>
        </w:tc>
        <w:tc>
          <w:tcPr>
            <w:tcW w:w="3682" w:type="dxa"/>
            <w:tcBorders>
              <w:top w:val="nil"/>
              <w:left w:val="single" w:color="000000" w:themeColor="text1" w:sz="8" w:space="0"/>
              <w:bottom w:val="single" w:color="000000" w:themeColor="text1" w:sz="4" w:space="0"/>
              <w:right w:val="single" w:color="000000" w:themeColor="text1" w:sz="4" w:space="0"/>
            </w:tcBorders>
            <w:shd w:val="clear" w:color="auto" w:fill="92D050"/>
            <w:vAlign w:val="center"/>
          </w:tcPr>
          <w:p w:rsidR="001E0D61" w:rsidP="2549F7CA" w:rsidRDefault="001E0D61" w14:paraId="6A110C8C" w14:textId="77777777">
            <w:pPr>
              <w:spacing w:before="0" w:after="0" w:line="240" w:lineRule="auto"/>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Antidote</w:t>
            </w:r>
          </w:p>
        </w:tc>
        <w:tc>
          <w:tcPr>
            <w:tcW w:w="3749" w:type="dxa"/>
            <w:tcBorders>
              <w:top w:val="nil"/>
              <w:left w:val="nil"/>
              <w:bottom w:val="single" w:color="000000" w:themeColor="text1" w:sz="4" w:space="0"/>
              <w:right w:val="single" w:color="000000" w:themeColor="text1" w:sz="8" w:space="0"/>
            </w:tcBorders>
            <w:shd w:val="clear" w:color="auto" w:fill="FFFF00"/>
            <w:vAlign w:val="center"/>
          </w:tcPr>
          <w:p w:rsidR="001E0D61" w:rsidP="2549F7CA" w:rsidRDefault="6710135C" w14:paraId="2B1B5796" w14:textId="03833630">
            <w:pPr>
              <w:spacing w:before="0" w:after="0" w:line="240" w:lineRule="auto"/>
              <w:jc w:val="center"/>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Pas de licence pour la maison</w:t>
            </w:r>
          </w:p>
        </w:tc>
      </w:tr>
      <w:tr w:rsidR="00DD71B9" w:rsidTr="5AD09AC7" w14:paraId="0ADECEC4" w14:textId="77777777">
        <w:trPr>
          <w:trHeight w:val="420"/>
        </w:trPr>
        <w:tc>
          <w:tcPr>
            <w:tcW w:w="1629" w:type="dxa"/>
            <w:tcBorders>
              <w:top w:val="nil"/>
              <w:left w:val="single" w:color="000000" w:themeColor="text1" w:sz="4" w:space="0"/>
              <w:bottom w:val="single" w:color="000000" w:themeColor="text1" w:sz="4" w:space="0"/>
              <w:right w:val="single" w:color="000000" w:themeColor="text1" w:sz="4" w:space="0"/>
            </w:tcBorders>
            <w:shd w:val="clear" w:color="auto" w:fill="92D050"/>
            <w:vAlign w:val="center"/>
          </w:tcPr>
          <w:p w:rsidRPr="65F04A81" w:rsidR="001E0D61" w:rsidP="2549F7CA" w:rsidRDefault="001E0D61" w14:paraId="711CC9E3" w14:textId="77777777">
            <w:pPr>
              <w:spacing w:before="0" w:after="0" w:line="240" w:lineRule="auto"/>
              <w:jc w:val="center"/>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1-2-3</w:t>
            </w:r>
          </w:p>
        </w:tc>
        <w:tc>
          <w:tcPr>
            <w:tcW w:w="3682" w:type="dxa"/>
            <w:tcBorders>
              <w:top w:val="nil"/>
              <w:left w:val="single" w:color="000000" w:themeColor="text1" w:sz="8" w:space="0"/>
              <w:bottom w:val="single" w:color="000000" w:themeColor="text1" w:sz="4" w:space="0"/>
              <w:right w:val="single" w:color="000000" w:themeColor="text1" w:sz="4" w:space="0"/>
            </w:tcBorders>
            <w:shd w:val="clear" w:color="auto" w:fill="92D050"/>
            <w:vAlign w:val="center"/>
          </w:tcPr>
          <w:p w:rsidRPr="65F04A81" w:rsidR="001E0D61" w:rsidP="2549F7CA" w:rsidRDefault="001E0D61" w14:paraId="7879FC2D" w14:textId="7D8ACAD3">
            <w:pPr>
              <w:spacing w:before="0" w:after="0" w:line="240" w:lineRule="auto"/>
              <w:rPr>
                <w:rFonts w:asciiTheme="majorHAnsi" w:hAnsiTheme="majorHAnsi" w:eastAsiaTheme="majorEastAsia" w:cstheme="majorBidi"/>
                <w:color w:val="000000" w:themeColor="text1"/>
                <w:lang w:val="en-CA" w:eastAsia="fr-CA"/>
              </w:rPr>
            </w:pPr>
            <w:r w:rsidRPr="2549F7CA">
              <w:rPr>
                <w:rFonts w:asciiTheme="majorHAnsi" w:hAnsiTheme="majorHAnsi" w:eastAsiaTheme="majorEastAsia" w:cstheme="majorBidi"/>
                <w:color w:val="000000" w:themeColor="text1"/>
                <w:lang w:eastAsia="fr-CA"/>
              </w:rPr>
              <w:t xml:space="preserve">Microsoft </w:t>
            </w:r>
            <w:r w:rsidRPr="2549F7CA" w:rsidR="006F4B03">
              <w:rPr>
                <w:rFonts w:asciiTheme="majorHAnsi" w:hAnsiTheme="majorHAnsi" w:eastAsiaTheme="majorEastAsia" w:cstheme="majorBidi"/>
                <w:color w:val="000000" w:themeColor="text1"/>
                <w:lang w:eastAsia="fr-CA"/>
              </w:rPr>
              <w:t xml:space="preserve">onenote </w:t>
            </w:r>
            <w:r w:rsidRPr="2549F7CA">
              <w:rPr>
                <w:rFonts w:asciiTheme="majorHAnsi" w:hAnsiTheme="majorHAnsi" w:eastAsiaTheme="majorEastAsia" w:cstheme="majorBidi"/>
                <w:color w:val="000000" w:themeColor="text1"/>
                <w:lang w:eastAsia="fr-CA"/>
              </w:rPr>
              <w:t>desktop</w:t>
            </w:r>
          </w:p>
        </w:tc>
        <w:tc>
          <w:tcPr>
            <w:tcW w:w="3749" w:type="dxa"/>
            <w:tcBorders>
              <w:top w:val="nil"/>
              <w:left w:val="nil"/>
              <w:bottom w:val="single" w:color="000000" w:themeColor="text1" w:sz="4" w:space="0"/>
              <w:right w:val="single" w:color="000000" w:themeColor="text1" w:sz="8" w:space="0"/>
            </w:tcBorders>
            <w:shd w:val="clear" w:color="auto" w:fill="92D050"/>
            <w:vAlign w:val="center"/>
          </w:tcPr>
          <w:p w:rsidRPr="65F04A81" w:rsidR="001E0D61" w:rsidP="2549F7CA" w:rsidRDefault="001E0D61" w14:paraId="7ACC4E25" w14:textId="77777777">
            <w:pPr>
              <w:spacing w:before="0" w:after="0" w:line="240" w:lineRule="auto"/>
              <w:jc w:val="center"/>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Gratuit avec le Collège : inclus dans Office 365</w:t>
            </w:r>
          </w:p>
        </w:tc>
      </w:tr>
      <w:tr w:rsidR="00DD71B9" w:rsidTr="5AD09AC7" w14:paraId="292C38B3" w14:textId="77777777">
        <w:trPr>
          <w:trHeight w:val="420"/>
        </w:trPr>
        <w:tc>
          <w:tcPr>
            <w:tcW w:w="1629" w:type="dxa"/>
            <w:tcBorders>
              <w:top w:val="nil"/>
              <w:left w:val="single" w:color="000000" w:themeColor="text1" w:sz="4" w:space="0"/>
              <w:bottom w:val="single" w:color="000000" w:themeColor="text1" w:sz="4" w:space="0"/>
              <w:right w:val="single" w:color="000000" w:themeColor="text1" w:sz="4" w:space="0"/>
            </w:tcBorders>
            <w:shd w:val="clear" w:color="auto" w:fill="92D050"/>
            <w:vAlign w:val="center"/>
          </w:tcPr>
          <w:p w:rsidRPr="65F04A81" w:rsidR="001E0D61" w:rsidP="2549F7CA" w:rsidRDefault="001E0D61" w14:paraId="20AEE948" w14:textId="77777777">
            <w:pPr>
              <w:spacing w:before="0" w:after="0" w:line="240" w:lineRule="auto"/>
              <w:jc w:val="center"/>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1-2-3</w:t>
            </w:r>
          </w:p>
        </w:tc>
        <w:tc>
          <w:tcPr>
            <w:tcW w:w="3682" w:type="dxa"/>
            <w:tcBorders>
              <w:top w:val="nil"/>
              <w:left w:val="single" w:color="000000" w:themeColor="text1" w:sz="8" w:space="0"/>
              <w:bottom w:val="single" w:color="000000" w:themeColor="text1" w:sz="4" w:space="0"/>
              <w:right w:val="single" w:color="000000" w:themeColor="text1" w:sz="4" w:space="0"/>
            </w:tcBorders>
            <w:shd w:val="clear" w:color="auto" w:fill="92D050"/>
            <w:vAlign w:val="center"/>
          </w:tcPr>
          <w:p w:rsidRPr="65F04A81" w:rsidR="001E0D61" w:rsidP="2549F7CA" w:rsidRDefault="001E0D61" w14:paraId="71382BD8" w14:textId="77777777">
            <w:pPr>
              <w:spacing w:before="0" w:after="0" w:line="240" w:lineRule="auto"/>
              <w:rPr>
                <w:rFonts w:asciiTheme="majorHAnsi" w:hAnsiTheme="majorHAnsi" w:eastAsiaTheme="majorEastAsia" w:cstheme="majorBidi"/>
                <w:color w:val="000000" w:themeColor="text1"/>
                <w:lang w:val="en-CA" w:eastAsia="fr-CA"/>
              </w:rPr>
            </w:pPr>
            <w:r w:rsidRPr="2549F7CA">
              <w:rPr>
                <w:rFonts w:asciiTheme="majorHAnsi" w:hAnsiTheme="majorHAnsi" w:eastAsiaTheme="majorEastAsia" w:cstheme="majorBidi"/>
                <w:color w:val="000000" w:themeColor="text1"/>
                <w:lang w:eastAsia="fr-CA"/>
              </w:rPr>
              <w:t>Microsoft Teams desktop</w:t>
            </w:r>
          </w:p>
        </w:tc>
        <w:tc>
          <w:tcPr>
            <w:tcW w:w="3749" w:type="dxa"/>
            <w:tcBorders>
              <w:top w:val="nil"/>
              <w:left w:val="nil"/>
              <w:bottom w:val="single" w:color="000000" w:themeColor="text1" w:sz="4" w:space="0"/>
              <w:right w:val="single" w:color="000000" w:themeColor="text1" w:sz="8" w:space="0"/>
            </w:tcBorders>
            <w:shd w:val="clear" w:color="auto" w:fill="92D050"/>
            <w:vAlign w:val="center"/>
          </w:tcPr>
          <w:p w:rsidRPr="65F04A81" w:rsidR="001E0D61" w:rsidP="2549F7CA" w:rsidRDefault="001E0D61" w14:paraId="12F7029F" w14:textId="77777777">
            <w:pPr>
              <w:spacing w:before="0" w:after="0" w:line="240" w:lineRule="auto"/>
              <w:jc w:val="center"/>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Gratuit avec le Collège : inclus dans Office 365</w:t>
            </w:r>
          </w:p>
        </w:tc>
      </w:tr>
      <w:tr w:rsidR="00DD71B9" w:rsidTr="5AD09AC7" w14:paraId="61C1EED5" w14:textId="77777777">
        <w:trPr>
          <w:trHeight w:val="420"/>
        </w:trPr>
        <w:tc>
          <w:tcPr>
            <w:tcW w:w="1629" w:type="dxa"/>
            <w:tcBorders>
              <w:top w:val="nil"/>
              <w:left w:val="single" w:color="000000" w:themeColor="text1" w:sz="4" w:space="0"/>
              <w:bottom w:val="single" w:color="000000" w:themeColor="text1" w:sz="4" w:space="0"/>
              <w:right w:val="single" w:color="000000" w:themeColor="text1" w:sz="4" w:space="0"/>
            </w:tcBorders>
            <w:shd w:val="clear" w:color="auto" w:fill="92D050"/>
            <w:vAlign w:val="center"/>
          </w:tcPr>
          <w:p w:rsidRPr="65F04A81" w:rsidR="001E0D61" w:rsidP="2549F7CA" w:rsidRDefault="001E0D61" w14:paraId="12295B25" w14:textId="77777777">
            <w:pPr>
              <w:spacing w:before="0" w:after="0" w:line="240" w:lineRule="auto"/>
              <w:jc w:val="center"/>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1-2-3</w:t>
            </w:r>
          </w:p>
        </w:tc>
        <w:tc>
          <w:tcPr>
            <w:tcW w:w="3682" w:type="dxa"/>
            <w:tcBorders>
              <w:top w:val="nil"/>
              <w:left w:val="single" w:color="000000" w:themeColor="text1" w:sz="8" w:space="0"/>
              <w:bottom w:val="single" w:color="000000" w:themeColor="text1" w:sz="4" w:space="0"/>
              <w:right w:val="single" w:color="000000" w:themeColor="text1" w:sz="4" w:space="0"/>
            </w:tcBorders>
            <w:shd w:val="clear" w:color="auto" w:fill="92D050"/>
            <w:vAlign w:val="center"/>
          </w:tcPr>
          <w:p w:rsidRPr="65F04A81" w:rsidR="001E0D61" w:rsidP="2549F7CA" w:rsidRDefault="001E0D61" w14:paraId="579A6598" w14:textId="77777777">
            <w:pPr>
              <w:spacing w:before="0" w:after="0" w:line="240" w:lineRule="auto"/>
              <w:rPr>
                <w:rFonts w:asciiTheme="majorHAnsi" w:hAnsiTheme="majorHAnsi" w:eastAsiaTheme="majorEastAsia" w:cstheme="majorBidi"/>
                <w:color w:val="000000" w:themeColor="text1"/>
                <w:lang w:val="en-CA" w:eastAsia="fr-CA"/>
              </w:rPr>
            </w:pPr>
            <w:r w:rsidRPr="2549F7CA">
              <w:rPr>
                <w:rFonts w:asciiTheme="majorHAnsi" w:hAnsiTheme="majorHAnsi" w:eastAsiaTheme="majorEastAsia" w:cstheme="majorBidi"/>
                <w:color w:val="000000" w:themeColor="text1"/>
                <w:lang w:eastAsia="fr-CA"/>
              </w:rPr>
              <w:t>Microsoft Excel (2016)</w:t>
            </w:r>
          </w:p>
        </w:tc>
        <w:tc>
          <w:tcPr>
            <w:tcW w:w="3749" w:type="dxa"/>
            <w:tcBorders>
              <w:top w:val="nil"/>
              <w:left w:val="nil"/>
              <w:bottom w:val="single" w:color="000000" w:themeColor="text1" w:sz="4" w:space="0"/>
              <w:right w:val="single" w:color="000000" w:themeColor="text1" w:sz="8" w:space="0"/>
            </w:tcBorders>
            <w:shd w:val="clear" w:color="auto" w:fill="92D050"/>
            <w:vAlign w:val="center"/>
          </w:tcPr>
          <w:p w:rsidRPr="65F04A81" w:rsidR="001E0D61" w:rsidP="2549F7CA" w:rsidRDefault="001E0D61" w14:paraId="5938592D" w14:textId="77777777">
            <w:pPr>
              <w:spacing w:before="0" w:after="0" w:line="240" w:lineRule="auto"/>
              <w:jc w:val="center"/>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Gratuit avec le Collège : inclus dans Office 365</w:t>
            </w:r>
          </w:p>
        </w:tc>
      </w:tr>
      <w:tr w:rsidR="00DD71B9" w:rsidTr="5AD09AC7" w14:paraId="45E7C501" w14:textId="77777777">
        <w:trPr>
          <w:trHeight w:val="420"/>
        </w:trPr>
        <w:tc>
          <w:tcPr>
            <w:tcW w:w="1629" w:type="dxa"/>
            <w:tcBorders>
              <w:top w:val="nil"/>
              <w:left w:val="single" w:color="000000" w:themeColor="text1" w:sz="4" w:space="0"/>
              <w:bottom w:val="single" w:color="000000" w:themeColor="text1" w:sz="4" w:space="0"/>
              <w:right w:val="single" w:color="000000" w:themeColor="text1" w:sz="4" w:space="0"/>
            </w:tcBorders>
            <w:shd w:val="clear" w:color="auto" w:fill="92D050"/>
            <w:vAlign w:val="center"/>
          </w:tcPr>
          <w:p w:rsidRPr="65F04A81" w:rsidR="001E0D61" w:rsidP="2549F7CA" w:rsidRDefault="001E0D61" w14:paraId="67F45943" w14:textId="77777777">
            <w:pPr>
              <w:spacing w:before="0" w:after="0" w:line="240" w:lineRule="auto"/>
              <w:jc w:val="center"/>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11-2-3</w:t>
            </w:r>
          </w:p>
        </w:tc>
        <w:tc>
          <w:tcPr>
            <w:tcW w:w="3682" w:type="dxa"/>
            <w:tcBorders>
              <w:top w:val="nil"/>
              <w:left w:val="single" w:color="000000" w:themeColor="text1" w:sz="8" w:space="0"/>
              <w:bottom w:val="single" w:color="000000" w:themeColor="text1" w:sz="4" w:space="0"/>
              <w:right w:val="single" w:color="000000" w:themeColor="text1" w:sz="4" w:space="0"/>
            </w:tcBorders>
            <w:shd w:val="clear" w:color="auto" w:fill="92D050"/>
            <w:vAlign w:val="center"/>
          </w:tcPr>
          <w:p w:rsidRPr="65F04A81" w:rsidR="001E0D61" w:rsidP="2549F7CA" w:rsidRDefault="001E0D61" w14:paraId="24115128" w14:textId="57061958">
            <w:pPr>
              <w:spacing w:before="0" w:after="0" w:line="240" w:lineRule="auto"/>
              <w:rPr>
                <w:rFonts w:asciiTheme="majorHAnsi" w:hAnsiTheme="majorHAnsi" w:eastAsiaTheme="majorEastAsia" w:cstheme="majorBidi"/>
                <w:color w:val="000000" w:themeColor="text1"/>
                <w:lang w:val="en-CA" w:eastAsia="fr-CA"/>
              </w:rPr>
            </w:pPr>
            <w:r w:rsidRPr="2549F7CA">
              <w:rPr>
                <w:rFonts w:asciiTheme="majorHAnsi" w:hAnsiTheme="majorHAnsi" w:eastAsiaTheme="majorEastAsia" w:cstheme="majorBidi"/>
                <w:color w:val="000000" w:themeColor="text1"/>
                <w:lang w:eastAsia="fr-CA"/>
              </w:rPr>
              <w:t xml:space="preserve">Microsoft </w:t>
            </w:r>
            <w:r w:rsidRPr="2549F7CA" w:rsidR="006F4B03">
              <w:rPr>
                <w:rFonts w:asciiTheme="majorHAnsi" w:hAnsiTheme="majorHAnsi" w:eastAsiaTheme="majorEastAsia" w:cstheme="majorBidi"/>
                <w:color w:val="000000" w:themeColor="text1"/>
                <w:lang w:eastAsia="fr-CA"/>
              </w:rPr>
              <w:t xml:space="preserve">powerpoint </w:t>
            </w:r>
            <w:r w:rsidRPr="2549F7CA">
              <w:rPr>
                <w:rFonts w:asciiTheme="majorHAnsi" w:hAnsiTheme="majorHAnsi" w:eastAsiaTheme="majorEastAsia" w:cstheme="majorBidi"/>
                <w:color w:val="000000" w:themeColor="text1"/>
                <w:lang w:eastAsia="fr-CA"/>
              </w:rPr>
              <w:t>(2016)</w:t>
            </w:r>
          </w:p>
        </w:tc>
        <w:tc>
          <w:tcPr>
            <w:tcW w:w="3749" w:type="dxa"/>
            <w:tcBorders>
              <w:top w:val="nil"/>
              <w:left w:val="nil"/>
              <w:bottom w:val="single" w:color="000000" w:themeColor="text1" w:sz="4" w:space="0"/>
              <w:right w:val="single" w:color="000000" w:themeColor="text1" w:sz="8" w:space="0"/>
            </w:tcBorders>
            <w:shd w:val="clear" w:color="auto" w:fill="92D050"/>
            <w:vAlign w:val="center"/>
          </w:tcPr>
          <w:p w:rsidRPr="65F04A81" w:rsidR="001E0D61" w:rsidP="2549F7CA" w:rsidRDefault="001E0D61" w14:paraId="47634200" w14:textId="77777777">
            <w:pPr>
              <w:spacing w:before="0" w:after="0" w:line="240" w:lineRule="auto"/>
              <w:jc w:val="center"/>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Gratuit avec le Collège : inclus dans Office 365</w:t>
            </w:r>
          </w:p>
        </w:tc>
      </w:tr>
      <w:tr w:rsidR="00DD71B9" w:rsidTr="5AD09AC7" w14:paraId="66CD2F29" w14:textId="77777777">
        <w:trPr>
          <w:trHeight w:val="420"/>
        </w:trPr>
        <w:tc>
          <w:tcPr>
            <w:tcW w:w="1629" w:type="dxa"/>
            <w:tcBorders>
              <w:top w:val="nil"/>
              <w:left w:val="single" w:color="000000" w:themeColor="text1" w:sz="4" w:space="0"/>
              <w:bottom w:val="single" w:color="000000" w:themeColor="text1" w:sz="4" w:space="0"/>
              <w:right w:val="single" w:color="000000" w:themeColor="text1" w:sz="4" w:space="0"/>
            </w:tcBorders>
            <w:shd w:val="clear" w:color="auto" w:fill="92D050"/>
            <w:vAlign w:val="center"/>
          </w:tcPr>
          <w:p w:rsidRPr="65F04A81" w:rsidR="001E0D61" w:rsidP="2549F7CA" w:rsidRDefault="001E0D61" w14:paraId="677D8A62" w14:textId="77777777">
            <w:pPr>
              <w:spacing w:before="0" w:after="0" w:line="240" w:lineRule="auto"/>
              <w:jc w:val="center"/>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1-2-3</w:t>
            </w:r>
          </w:p>
        </w:tc>
        <w:tc>
          <w:tcPr>
            <w:tcW w:w="3682" w:type="dxa"/>
            <w:tcBorders>
              <w:top w:val="nil"/>
              <w:left w:val="single" w:color="000000" w:themeColor="text1" w:sz="8" w:space="0"/>
              <w:bottom w:val="single" w:color="000000" w:themeColor="text1" w:sz="4" w:space="0"/>
              <w:right w:val="single" w:color="000000" w:themeColor="text1" w:sz="4" w:space="0"/>
            </w:tcBorders>
            <w:shd w:val="clear" w:color="auto" w:fill="92D050"/>
            <w:vAlign w:val="center"/>
          </w:tcPr>
          <w:p w:rsidRPr="65F04A81" w:rsidR="001E0D61" w:rsidP="2549F7CA" w:rsidRDefault="001E0D61" w14:paraId="5632B555" w14:textId="77777777">
            <w:pPr>
              <w:spacing w:before="0" w:after="0" w:line="240" w:lineRule="auto"/>
              <w:rPr>
                <w:rFonts w:asciiTheme="majorHAnsi" w:hAnsiTheme="majorHAnsi" w:eastAsiaTheme="majorEastAsia" w:cstheme="majorBidi"/>
                <w:color w:val="000000" w:themeColor="text1"/>
                <w:lang w:val="en-CA" w:eastAsia="fr-CA"/>
              </w:rPr>
            </w:pPr>
            <w:r w:rsidRPr="2549F7CA">
              <w:rPr>
                <w:rFonts w:asciiTheme="majorHAnsi" w:hAnsiTheme="majorHAnsi" w:eastAsiaTheme="majorEastAsia" w:cstheme="majorBidi"/>
                <w:color w:val="000000" w:themeColor="text1"/>
                <w:lang w:eastAsia="fr-CA"/>
              </w:rPr>
              <w:t>Microsoft Word (2016)</w:t>
            </w:r>
          </w:p>
        </w:tc>
        <w:tc>
          <w:tcPr>
            <w:tcW w:w="3749" w:type="dxa"/>
            <w:tcBorders>
              <w:top w:val="nil"/>
              <w:left w:val="nil"/>
              <w:bottom w:val="single" w:color="000000" w:themeColor="text1" w:sz="4" w:space="0"/>
              <w:right w:val="single" w:color="000000" w:themeColor="text1" w:sz="8" w:space="0"/>
            </w:tcBorders>
            <w:shd w:val="clear" w:color="auto" w:fill="92D050"/>
            <w:vAlign w:val="center"/>
          </w:tcPr>
          <w:p w:rsidRPr="65F04A81" w:rsidR="001E0D61" w:rsidP="2549F7CA" w:rsidRDefault="001E0D61" w14:paraId="72634EA6" w14:textId="77777777">
            <w:pPr>
              <w:spacing w:before="0" w:after="0" w:line="240" w:lineRule="auto"/>
              <w:jc w:val="center"/>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Gratuit avec le Collège : inclus dans Office 365</w:t>
            </w:r>
          </w:p>
        </w:tc>
      </w:tr>
      <w:tr w:rsidR="00DD71B9" w:rsidTr="5AD09AC7" w14:paraId="59C5FADF" w14:textId="77777777">
        <w:trPr>
          <w:trHeight w:val="420"/>
        </w:trPr>
        <w:tc>
          <w:tcPr>
            <w:tcW w:w="1629" w:type="dxa"/>
            <w:tcBorders>
              <w:top w:val="nil"/>
              <w:left w:val="single" w:color="000000" w:themeColor="text1" w:sz="4" w:space="0"/>
              <w:bottom w:val="single" w:color="000000" w:themeColor="text1" w:sz="4" w:space="0"/>
              <w:right w:val="single" w:color="000000" w:themeColor="text1" w:sz="4" w:space="0"/>
            </w:tcBorders>
            <w:shd w:val="clear" w:color="auto" w:fill="92D050"/>
            <w:vAlign w:val="center"/>
          </w:tcPr>
          <w:p w:rsidR="001E0D61" w:rsidP="2549F7CA" w:rsidRDefault="001E0D61" w14:paraId="689737A5" w14:textId="77777777">
            <w:pPr>
              <w:spacing w:before="0" w:after="0" w:line="240" w:lineRule="auto"/>
              <w:jc w:val="center"/>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1</w:t>
            </w:r>
          </w:p>
        </w:tc>
        <w:tc>
          <w:tcPr>
            <w:tcW w:w="3682" w:type="dxa"/>
            <w:tcBorders>
              <w:top w:val="nil"/>
              <w:left w:val="single" w:color="000000" w:themeColor="text1" w:sz="8" w:space="0"/>
              <w:bottom w:val="single" w:color="000000" w:themeColor="text1" w:sz="4" w:space="0"/>
              <w:right w:val="single" w:color="000000" w:themeColor="text1" w:sz="4" w:space="0"/>
            </w:tcBorders>
            <w:shd w:val="clear" w:color="auto" w:fill="92D050"/>
            <w:vAlign w:val="center"/>
          </w:tcPr>
          <w:p w:rsidR="001E0D61" w:rsidP="2549F7CA" w:rsidRDefault="006F4B03" w14:paraId="0C3EA989" w14:textId="7A8CE2BF">
            <w:pPr>
              <w:spacing w:before="0" w:after="0" w:line="240" w:lineRule="auto"/>
              <w:rPr>
                <w:rFonts w:asciiTheme="majorHAnsi" w:hAnsiTheme="majorHAnsi" w:eastAsiaTheme="majorEastAsia" w:cstheme="majorBidi"/>
                <w:color w:val="000000" w:themeColor="text1"/>
                <w:lang w:val="en-CA" w:eastAsia="fr-CA"/>
              </w:rPr>
            </w:pPr>
            <w:r w:rsidRPr="2549F7CA">
              <w:rPr>
                <w:rFonts w:asciiTheme="majorHAnsi" w:hAnsiTheme="majorHAnsi" w:eastAsiaTheme="majorEastAsia" w:cstheme="majorBidi"/>
                <w:color w:val="000000" w:themeColor="text1"/>
                <w:lang w:val="en-CA" w:eastAsia="fr-CA"/>
              </w:rPr>
              <w:t xml:space="preserve">Davinci </w:t>
            </w:r>
            <w:r w:rsidRPr="2549F7CA" w:rsidR="001E0D61">
              <w:rPr>
                <w:rFonts w:asciiTheme="majorHAnsi" w:hAnsiTheme="majorHAnsi" w:eastAsiaTheme="majorEastAsia" w:cstheme="majorBidi"/>
                <w:color w:val="000000" w:themeColor="text1"/>
                <w:lang w:val="en-CA" w:eastAsia="fr-CA"/>
              </w:rPr>
              <w:t xml:space="preserve">Resolve ou </w:t>
            </w:r>
            <w:r w:rsidRPr="2549F7CA">
              <w:rPr>
                <w:rFonts w:asciiTheme="majorHAnsi" w:hAnsiTheme="majorHAnsi" w:eastAsiaTheme="majorEastAsia" w:cstheme="majorBidi"/>
                <w:color w:val="000000" w:themeColor="text1"/>
                <w:lang w:val="en-CA" w:eastAsia="fr-CA"/>
              </w:rPr>
              <w:t xml:space="preserve">davinci </w:t>
            </w:r>
            <w:r w:rsidRPr="2549F7CA" w:rsidR="001E0D61">
              <w:rPr>
                <w:rFonts w:asciiTheme="majorHAnsi" w:hAnsiTheme="majorHAnsi" w:eastAsiaTheme="majorEastAsia" w:cstheme="majorBidi"/>
                <w:color w:val="000000" w:themeColor="text1"/>
                <w:lang w:val="en-CA" w:eastAsia="fr-CA"/>
              </w:rPr>
              <w:t>Resolve Studio</w:t>
            </w:r>
          </w:p>
        </w:tc>
        <w:tc>
          <w:tcPr>
            <w:tcW w:w="3749" w:type="dxa"/>
            <w:tcBorders>
              <w:top w:val="nil"/>
              <w:left w:val="nil"/>
              <w:bottom w:val="single" w:color="000000" w:themeColor="text1" w:sz="4" w:space="0"/>
              <w:right w:val="single" w:color="000000" w:themeColor="text1" w:sz="8" w:space="0"/>
            </w:tcBorders>
            <w:shd w:val="clear" w:color="auto" w:fill="92D050"/>
            <w:vAlign w:val="center"/>
          </w:tcPr>
          <w:p w:rsidR="001E0D61" w:rsidP="2549F7CA" w:rsidRDefault="001E0D61" w14:paraId="5AFA9228" w14:textId="77777777">
            <w:pPr>
              <w:spacing w:before="0" w:after="0" w:line="240" w:lineRule="auto"/>
              <w:jc w:val="center"/>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Gratuit</w:t>
            </w:r>
          </w:p>
        </w:tc>
      </w:tr>
      <w:tr w:rsidR="00DD71B9" w:rsidTr="5AD09AC7" w14:paraId="63C970EB" w14:textId="77777777">
        <w:trPr>
          <w:trHeight w:val="300"/>
        </w:trPr>
        <w:tc>
          <w:tcPr>
            <w:tcW w:w="1629" w:type="dxa"/>
            <w:tcBorders>
              <w:top w:val="nil"/>
              <w:left w:val="single" w:color="000000" w:themeColor="text1" w:sz="4" w:space="0"/>
              <w:bottom w:val="single" w:color="000000" w:themeColor="text1" w:sz="4" w:space="0"/>
              <w:right w:val="single" w:color="000000" w:themeColor="text1" w:sz="4" w:space="0"/>
            </w:tcBorders>
            <w:shd w:val="clear" w:color="auto" w:fill="92D050"/>
            <w:vAlign w:val="center"/>
          </w:tcPr>
          <w:p w:rsidR="001E0D61" w:rsidP="2549F7CA" w:rsidRDefault="001E0D61" w14:paraId="1B361DE6" w14:textId="77777777">
            <w:pPr>
              <w:spacing w:before="0" w:after="0" w:line="240" w:lineRule="auto"/>
              <w:jc w:val="center"/>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1</w:t>
            </w:r>
          </w:p>
        </w:tc>
        <w:tc>
          <w:tcPr>
            <w:tcW w:w="3682" w:type="dxa"/>
            <w:tcBorders>
              <w:top w:val="nil"/>
              <w:left w:val="single" w:color="000000" w:themeColor="text1" w:sz="8" w:space="0"/>
              <w:bottom w:val="single" w:color="000000" w:themeColor="text1" w:sz="4" w:space="0"/>
              <w:right w:val="single" w:color="000000" w:themeColor="text1" w:sz="4" w:space="0"/>
            </w:tcBorders>
            <w:shd w:val="clear" w:color="auto" w:fill="92D050"/>
            <w:vAlign w:val="center"/>
          </w:tcPr>
          <w:p w:rsidR="001E0D61" w:rsidP="2549F7CA" w:rsidRDefault="001E0D61" w14:paraId="0625AEB7" w14:textId="77777777">
            <w:pPr>
              <w:spacing w:before="0" w:after="0" w:line="240" w:lineRule="auto"/>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Edge (64 bits)</w:t>
            </w:r>
          </w:p>
        </w:tc>
        <w:tc>
          <w:tcPr>
            <w:tcW w:w="3749" w:type="dxa"/>
            <w:tcBorders>
              <w:top w:val="nil"/>
              <w:left w:val="nil"/>
              <w:bottom w:val="single" w:color="000000" w:themeColor="text1" w:sz="4" w:space="0"/>
              <w:right w:val="single" w:color="000000" w:themeColor="text1" w:sz="8" w:space="0"/>
            </w:tcBorders>
            <w:shd w:val="clear" w:color="auto" w:fill="92D050"/>
            <w:vAlign w:val="center"/>
          </w:tcPr>
          <w:p w:rsidR="001E0D61" w:rsidP="2549F7CA" w:rsidRDefault="001E0D61" w14:paraId="6EAC51C2" w14:textId="77777777">
            <w:pPr>
              <w:spacing w:before="0" w:after="0" w:line="240" w:lineRule="auto"/>
              <w:jc w:val="center"/>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Gratuit</w:t>
            </w:r>
          </w:p>
        </w:tc>
      </w:tr>
      <w:tr w:rsidR="00DD71B9" w:rsidTr="5AD09AC7" w14:paraId="33C77278" w14:textId="77777777">
        <w:trPr>
          <w:trHeight w:val="300"/>
        </w:trPr>
        <w:tc>
          <w:tcPr>
            <w:tcW w:w="1629" w:type="dxa"/>
            <w:tcBorders>
              <w:top w:val="nil"/>
              <w:left w:val="single" w:color="000000" w:themeColor="text1" w:sz="4" w:space="0"/>
              <w:bottom w:val="single" w:color="000000" w:themeColor="text1" w:sz="4" w:space="0"/>
              <w:right w:val="single" w:color="000000" w:themeColor="text1" w:sz="4" w:space="0"/>
            </w:tcBorders>
            <w:shd w:val="clear" w:color="auto" w:fill="92D050"/>
            <w:vAlign w:val="center"/>
          </w:tcPr>
          <w:p w:rsidR="001E0D61" w:rsidP="2549F7CA" w:rsidRDefault="001E0D61" w14:paraId="41FDC183" w14:textId="77777777">
            <w:pPr>
              <w:spacing w:before="0" w:after="0" w:line="240" w:lineRule="auto"/>
              <w:jc w:val="center"/>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1</w:t>
            </w:r>
          </w:p>
        </w:tc>
        <w:tc>
          <w:tcPr>
            <w:tcW w:w="3682" w:type="dxa"/>
            <w:tcBorders>
              <w:top w:val="nil"/>
              <w:left w:val="single" w:color="000000" w:themeColor="text1" w:sz="8" w:space="0"/>
              <w:bottom w:val="single" w:color="000000" w:themeColor="text1" w:sz="4" w:space="0"/>
              <w:right w:val="single" w:color="000000" w:themeColor="text1" w:sz="4" w:space="0"/>
            </w:tcBorders>
            <w:shd w:val="clear" w:color="auto" w:fill="92D050"/>
            <w:vAlign w:val="center"/>
          </w:tcPr>
          <w:p w:rsidR="001E0D61" w:rsidP="2549F7CA" w:rsidRDefault="001E0D61" w14:paraId="3EF585C6" w14:textId="77777777">
            <w:pPr>
              <w:spacing w:before="0" w:after="0" w:line="240" w:lineRule="auto"/>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Fade in</w:t>
            </w:r>
          </w:p>
        </w:tc>
        <w:tc>
          <w:tcPr>
            <w:tcW w:w="3749" w:type="dxa"/>
            <w:tcBorders>
              <w:top w:val="nil"/>
              <w:left w:val="nil"/>
              <w:bottom w:val="single" w:color="000000" w:themeColor="text1" w:sz="4" w:space="0"/>
              <w:right w:val="single" w:color="000000" w:themeColor="text1" w:sz="8" w:space="0"/>
            </w:tcBorders>
            <w:shd w:val="clear" w:color="auto" w:fill="92D050"/>
            <w:vAlign w:val="center"/>
          </w:tcPr>
          <w:p w:rsidR="001E0D61" w:rsidP="2549F7CA" w:rsidRDefault="001E0D61" w14:paraId="6C19C5D5" w14:textId="77777777">
            <w:pPr>
              <w:spacing w:before="0" w:after="0" w:line="240" w:lineRule="auto"/>
              <w:jc w:val="center"/>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Gratuit</w:t>
            </w:r>
          </w:p>
        </w:tc>
      </w:tr>
      <w:tr w:rsidR="00DD71B9" w:rsidTr="5AD09AC7" w14:paraId="7F9F6499" w14:textId="77777777">
        <w:trPr>
          <w:trHeight w:val="360"/>
        </w:trPr>
        <w:tc>
          <w:tcPr>
            <w:tcW w:w="1629" w:type="dxa"/>
            <w:tcBorders>
              <w:top w:val="nil"/>
              <w:left w:val="single" w:color="000000" w:themeColor="text1" w:sz="4" w:space="0"/>
              <w:bottom w:val="single" w:color="000000" w:themeColor="text1" w:sz="4" w:space="0"/>
              <w:right w:val="single" w:color="000000" w:themeColor="text1" w:sz="4" w:space="0"/>
            </w:tcBorders>
            <w:shd w:val="clear" w:color="auto" w:fill="92D050"/>
            <w:vAlign w:val="center"/>
          </w:tcPr>
          <w:p w:rsidR="001E0D61" w:rsidP="2549F7CA" w:rsidRDefault="001E0D61" w14:paraId="057F2343" w14:textId="77777777">
            <w:pPr>
              <w:spacing w:before="0" w:after="0" w:line="240" w:lineRule="auto"/>
              <w:jc w:val="center"/>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1</w:t>
            </w:r>
          </w:p>
        </w:tc>
        <w:tc>
          <w:tcPr>
            <w:tcW w:w="3682" w:type="dxa"/>
            <w:tcBorders>
              <w:top w:val="nil"/>
              <w:left w:val="single" w:color="000000" w:themeColor="text1" w:sz="8" w:space="0"/>
              <w:bottom w:val="single" w:color="000000" w:themeColor="text1" w:sz="4" w:space="0"/>
              <w:right w:val="single" w:color="000000" w:themeColor="text1" w:sz="4" w:space="0"/>
            </w:tcBorders>
            <w:shd w:val="clear" w:color="auto" w:fill="92D050"/>
            <w:vAlign w:val="center"/>
          </w:tcPr>
          <w:p w:rsidR="001E0D61" w:rsidP="2549F7CA" w:rsidRDefault="006F4B03" w14:paraId="7978879F" w14:textId="7F5F52AB">
            <w:pPr>
              <w:spacing w:before="0" w:after="0" w:line="240" w:lineRule="auto"/>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 xml:space="preserve">Filezilla </w:t>
            </w:r>
            <w:r w:rsidRPr="2549F7CA" w:rsidR="001E0D61">
              <w:rPr>
                <w:rFonts w:asciiTheme="majorHAnsi" w:hAnsiTheme="majorHAnsi" w:eastAsiaTheme="majorEastAsia" w:cstheme="majorBidi"/>
                <w:color w:val="000000" w:themeColor="text1"/>
                <w:lang w:eastAsia="fr-CA"/>
              </w:rPr>
              <w:t>(3.33.0)</w:t>
            </w:r>
          </w:p>
        </w:tc>
        <w:tc>
          <w:tcPr>
            <w:tcW w:w="3749" w:type="dxa"/>
            <w:tcBorders>
              <w:top w:val="nil"/>
              <w:left w:val="nil"/>
              <w:bottom w:val="single" w:color="000000" w:themeColor="text1" w:sz="4" w:space="0"/>
              <w:right w:val="single" w:color="000000" w:themeColor="text1" w:sz="8" w:space="0"/>
            </w:tcBorders>
            <w:shd w:val="clear" w:color="auto" w:fill="92D050"/>
            <w:vAlign w:val="center"/>
          </w:tcPr>
          <w:p w:rsidR="001E0D61" w:rsidP="2549F7CA" w:rsidRDefault="001E0D61" w14:paraId="1FF7C724" w14:textId="77777777">
            <w:pPr>
              <w:spacing w:before="0" w:after="0" w:line="240" w:lineRule="auto"/>
              <w:jc w:val="center"/>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Gratuit</w:t>
            </w:r>
          </w:p>
        </w:tc>
      </w:tr>
      <w:tr w:rsidR="00DD71B9" w:rsidTr="5AD09AC7" w14:paraId="580E7ECB" w14:textId="77777777">
        <w:trPr>
          <w:trHeight w:val="300"/>
        </w:trPr>
        <w:tc>
          <w:tcPr>
            <w:tcW w:w="1629" w:type="dxa"/>
            <w:tcBorders>
              <w:top w:val="nil"/>
              <w:left w:val="single" w:color="000000" w:themeColor="text1" w:sz="4" w:space="0"/>
              <w:bottom w:val="single" w:color="000000" w:themeColor="text1" w:sz="4" w:space="0"/>
              <w:right w:val="single" w:color="000000" w:themeColor="text1" w:sz="4" w:space="0"/>
            </w:tcBorders>
            <w:shd w:val="clear" w:color="auto" w:fill="92D050"/>
            <w:vAlign w:val="center"/>
          </w:tcPr>
          <w:p w:rsidR="001E0D61" w:rsidP="2549F7CA" w:rsidRDefault="001E0D61" w14:paraId="20E34E73" w14:textId="77777777">
            <w:pPr>
              <w:spacing w:before="0" w:after="0" w:line="240" w:lineRule="auto"/>
              <w:jc w:val="center"/>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1</w:t>
            </w:r>
          </w:p>
        </w:tc>
        <w:tc>
          <w:tcPr>
            <w:tcW w:w="3682" w:type="dxa"/>
            <w:tcBorders>
              <w:top w:val="nil"/>
              <w:left w:val="single" w:color="000000" w:themeColor="text1" w:sz="8" w:space="0"/>
              <w:bottom w:val="single" w:color="000000" w:themeColor="text1" w:sz="4" w:space="0"/>
              <w:right w:val="single" w:color="000000" w:themeColor="text1" w:sz="4" w:space="0"/>
            </w:tcBorders>
            <w:shd w:val="clear" w:color="auto" w:fill="92D050"/>
            <w:vAlign w:val="center"/>
          </w:tcPr>
          <w:p w:rsidR="001E0D61" w:rsidP="2549F7CA" w:rsidRDefault="001E0D61" w14:paraId="4B4557D6" w14:textId="77777777">
            <w:pPr>
              <w:spacing w:before="0" w:after="0" w:line="240" w:lineRule="auto"/>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Firefox (64 bits)</w:t>
            </w:r>
          </w:p>
        </w:tc>
        <w:tc>
          <w:tcPr>
            <w:tcW w:w="3749" w:type="dxa"/>
            <w:tcBorders>
              <w:top w:val="nil"/>
              <w:left w:val="nil"/>
              <w:bottom w:val="single" w:color="000000" w:themeColor="text1" w:sz="4" w:space="0"/>
              <w:right w:val="single" w:color="000000" w:themeColor="text1" w:sz="8" w:space="0"/>
            </w:tcBorders>
            <w:shd w:val="clear" w:color="auto" w:fill="92D050"/>
            <w:vAlign w:val="center"/>
          </w:tcPr>
          <w:p w:rsidR="001E0D61" w:rsidP="2549F7CA" w:rsidRDefault="001E0D61" w14:paraId="3E478036" w14:textId="77777777">
            <w:pPr>
              <w:spacing w:before="0" w:after="0" w:line="240" w:lineRule="auto"/>
              <w:jc w:val="center"/>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Gratuit</w:t>
            </w:r>
          </w:p>
        </w:tc>
      </w:tr>
      <w:tr w:rsidR="00DD71B9" w:rsidTr="5AD09AC7" w14:paraId="50BAC1E6" w14:textId="77777777">
        <w:trPr>
          <w:trHeight w:val="300"/>
        </w:trPr>
        <w:tc>
          <w:tcPr>
            <w:tcW w:w="1629" w:type="dxa"/>
            <w:tcBorders>
              <w:top w:val="nil"/>
              <w:left w:val="single" w:color="000000" w:themeColor="text1" w:sz="4" w:space="0"/>
              <w:bottom w:val="single" w:color="000000" w:themeColor="text1" w:sz="4" w:space="0"/>
              <w:right w:val="single" w:color="000000" w:themeColor="text1" w:sz="4" w:space="0"/>
            </w:tcBorders>
            <w:shd w:val="clear" w:color="auto" w:fill="92D050"/>
            <w:vAlign w:val="center"/>
          </w:tcPr>
          <w:p w:rsidR="001E0D61" w:rsidP="2549F7CA" w:rsidRDefault="001E0D61" w14:paraId="3F231028" w14:textId="77777777">
            <w:pPr>
              <w:spacing w:before="0" w:after="0" w:line="240" w:lineRule="auto"/>
              <w:jc w:val="center"/>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1</w:t>
            </w:r>
          </w:p>
        </w:tc>
        <w:tc>
          <w:tcPr>
            <w:tcW w:w="3682" w:type="dxa"/>
            <w:tcBorders>
              <w:top w:val="nil"/>
              <w:left w:val="single" w:color="000000" w:themeColor="text1" w:sz="8" w:space="0"/>
              <w:bottom w:val="single" w:color="000000" w:themeColor="text1" w:sz="4" w:space="0"/>
              <w:right w:val="single" w:color="000000" w:themeColor="text1" w:sz="4" w:space="0"/>
            </w:tcBorders>
            <w:shd w:val="clear" w:color="auto" w:fill="92D050"/>
            <w:vAlign w:val="center"/>
          </w:tcPr>
          <w:p w:rsidR="001E0D61" w:rsidP="2549F7CA" w:rsidRDefault="006F4B03" w14:paraId="3F2FA347" w14:textId="4049063F">
            <w:pPr>
              <w:spacing w:before="0" w:after="0" w:line="240" w:lineRule="auto"/>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Ganttproject</w:t>
            </w:r>
          </w:p>
        </w:tc>
        <w:tc>
          <w:tcPr>
            <w:tcW w:w="3749" w:type="dxa"/>
            <w:tcBorders>
              <w:top w:val="nil"/>
              <w:left w:val="nil"/>
              <w:bottom w:val="single" w:color="000000" w:themeColor="text1" w:sz="4" w:space="0"/>
              <w:right w:val="single" w:color="000000" w:themeColor="text1" w:sz="8" w:space="0"/>
            </w:tcBorders>
            <w:shd w:val="clear" w:color="auto" w:fill="92D050"/>
            <w:vAlign w:val="center"/>
          </w:tcPr>
          <w:p w:rsidR="001E0D61" w:rsidP="2549F7CA" w:rsidRDefault="001E0D61" w14:paraId="21979EFB" w14:textId="77777777">
            <w:pPr>
              <w:spacing w:before="0" w:after="0" w:line="240" w:lineRule="auto"/>
              <w:jc w:val="center"/>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Gratuit</w:t>
            </w:r>
          </w:p>
        </w:tc>
      </w:tr>
      <w:tr w:rsidR="00DD71B9" w:rsidTr="5AD09AC7" w14:paraId="0C1F9F06" w14:textId="77777777">
        <w:trPr>
          <w:trHeight w:val="300"/>
        </w:trPr>
        <w:tc>
          <w:tcPr>
            <w:tcW w:w="1629" w:type="dxa"/>
            <w:tcBorders>
              <w:top w:val="nil"/>
              <w:left w:val="single" w:color="000000" w:themeColor="text1" w:sz="4" w:space="0"/>
              <w:bottom w:val="single" w:color="000000" w:themeColor="text1" w:sz="4" w:space="0"/>
              <w:right w:val="single" w:color="000000" w:themeColor="text1" w:sz="4" w:space="0"/>
            </w:tcBorders>
            <w:shd w:val="clear" w:color="auto" w:fill="92D050"/>
            <w:vAlign w:val="center"/>
          </w:tcPr>
          <w:p w:rsidR="001E0D61" w:rsidP="2549F7CA" w:rsidRDefault="001E0D61" w14:paraId="27AD6FAB" w14:textId="77777777">
            <w:pPr>
              <w:spacing w:before="0" w:after="0" w:line="240" w:lineRule="auto"/>
              <w:jc w:val="center"/>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1</w:t>
            </w:r>
          </w:p>
        </w:tc>
        <w:tc>
          <w:tcPr>
            <w:tcW w:w="3682" w:type="dxa"/>
            <w:tcBorders>
              <w:top w:val="nil"/>
              <w:left w:val="single" w:color="000000" w:themeColor="text1" w:sz="8" w:space="0"/>
              <w:bottom w:val="single" w:color="000000" w:themeColor="text1" w:sz="4" w:space="0"/>
              <w:right w:val="single" w:color="000000" w:themeColor="text1" w:sz="4" w:space="0"/>
            </w:tcBorders>
            <w:shd w:val="clear" w:color="auto" w:fill="92D050"/>
            <w:vAlign w:val="center"/>
          </w:tcPr>
          <w:p w:rsidR="001E0D61" w:rsidP="2549F7CA" w:rsidRDefault="001E0D61" w14:paraId="43A1C82A" w14:textId="77777777">
            <w:pPr>
              <w:spacing w:before="0" w:after="0" w:line="240" w:lineRule="auto"/>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Github Desktop </w:t>
            </w:r>
          </w:p>
        </w:tc>
        <w:tc>
          <w:tcPr>
            <w:tcW w:w="3749" w:type="dxa"/>
            <w:tcBorders>
              <w:top w:val="nil"/>
              <w:left w:val="nil"/>
              <w:bottom w:val="single" w:color="000000" w:themeColor="text1" w:sz="4" w:space="0"/>
              <w:right w:val="single" w:color="000000" w:themeColor="text1" w:sz="8" w:space="0"/>
            </w:tcBorders>
            <w:shd w:val="clear" w:color="auto" w:fill="92D050"/>
            <w:vAlign w:val="center"/>
          </w:tcPr>
          <w:p w:rsidR="001E0D61" w:rsidP="2549F7CA" w:rsidRDefault="001E0D61" w14:paraId="3088D351" w14:textId="77777777">
            <w:pPr>
              <w:spacing w:before="0" w:after="0" w:line="240" w:lineRule="auto"/>
              <w:jc w:val="center"/>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Gratuit</w:t>
            </w:r>
          </w:p>
        </w:tc>
      </w:tr>
      <w:tr w:rsidR="00DD71B9" w:rsidTr="5AD09AC7" w14:paraId="7BC5E288" w14:textId="77777777">
        <w:trPr>
          <w:trHeight w:val="300"/>
        </w:trPr>
        <w:tc>
          <w:tcPr>
            <w:tcW w:w="1629" w:type="dxa"/>
            <w:tcBorders>
              <w:top w:val="nil"/>
              <w:left w:val="single" w:color="000000" w:themeColor="text1" w:sz="4" w:space="0"/>
              <w:bottom w:val="single" w:color="000000" w:themeColor="text1" w:sz="4" w:space="0"/>
              <w:right w:val="single" w:color="000000" w:themeColor="text1" w:sz="4" w:space="0"/>
            </w:tcBorders>
            <w:shd w:val="clear" w:color="auto" w:fill="92D050"/>
            <w:vAlign w:val="center"/>
          </w:tcPr>
          <w:p w:rsidR="001E0D61" w:rsidP="2549F7CA" w:rsidRDefault="001E0D61" w14:paraId="34245F6E" w14:textId="77777777">
            <w:pPr>
              <w:spacing w:before="0" w:after="0" w:line="240" w:lineRule="auto"/>
              <w:jc w:val="center"/>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1</w:t>
            </w:r>
          </w:p>
        </w:tc>
        <w:tc>
          <w:tcPr>
            <w:tcW w:w="3682" w:type="dxa"/>
            <w:tcBorders>
              <w:top w:val="nil"/>
              <w:left w:val="single" w:color="000000" w:themeColor="text1" w:sz="8" w:space="0"/>
              <w:bottom w:val="single" w:color="000000" w:themeColor="text1" w:sz="4" w:space="0"/>
              <w:right w:val="single" w:color="000000" w:themeColor="text1" w:sz="4" w:space="0"/>
            </w:tcBorders>
            <w:shd w:val="clear" w:color="auto" w:fill="92D050"/>
            <w:vAlign w:val="center"/>
          </w:tcPr>
          <w:p w:rsidR="001E0D61" w:rsidP="2549F7CA" w:rsidRDefault="001E0D61" w14:paraId="726DC5EA" w14:textId="77777777">
            <w:pPr>
              <w:spacing w:before="0" w:after="0" w:line="240" w:lineRule="auto"/>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Google Chrome</w:t>
            </w:r>
          </w:p>
        </w:tc>
        <w:tc>
          <w:tcPr>
            <w:tcW w:w="3749" w:type="dxa"/>
            <w:tcBorders>
              <w:top w:val="nil"/>
              <w:left w:val="nil"/>
              <w:bottom w:val="single" w:color="000000" w:themeColor="text1" w:sz="4" w:space="0"/>
              <w:right w:val="single" w:color="000000" w:themeColor="text1" w:sz="8" w:space="0"/>
            </w:tcBorders>
            <w:shd w:val="clear" w:color="auto" w:fill="92D050"/>
            <w:vAlign w:val="center"/>
          </w:tcPr>
          <w:p w:rsidR="001E0D61" w:rsidP="2549F7CA" w:rsidRDefault="001E0D61" w14:paraId="784EA2BB" w14:textId="77777777">
            <w:pPr>
              <w:spacing w:before="0" w:after="0" w:line="240" w:lineRule="auto"/>
              <w:jc w:val="center"/>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Gratuit</w:t>
            </w:r>
          </w:p>
        </w:tc>
      </w:tr>
      <w:tr w:rsidR="00DD71B9" w:rsidTr="5AD09AC7" w14:paraId="6D9EE60B" w14:textId="77777777">
        <w:trPr>
          <w:trHeight w:val="300"/>
        </w:trPr>
        <w:tc>
          <w:tcPr>
            <w:tcW w:w="1629" w:type="dxa"/>
            <w:tcBorders>
              <w:top w:val="nil"/>
              <w:left w:val="single" w:color="000000" w:themeColor="text1" w:sz="4" w:space="0"/>
              <w:bottom w:val="single" w:color="000000" w:themeColor="text1" w:sz="4" w:space="0"/>
              <w:right w:val="single" w:color="000000" w:themeColor="text1" w:sz="4" w:space="0"/>
            </w:tcBorders>
            <w:shd w:val="clear" w:color="auto" w:fill="92D050"/>
            <w:vAlign w:val="center"/>
          </w:tcPr>
          <w:p w:rsidR="001E0D61" w:rsidP="2549F7CA" w:rsidRDefault="001E0D61" w14:paraId="71906C52" w14:textId="77777777">
            <w:pPr>
              <w:spacing w:before="0" w:after="0" w:line="240" w:lineRule="auto"/>
              <w:jc w:val="center"/>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1</w:t>
            </w:r>
          </w:p>
        </w:tc>
        <w:tc>
          <w:tcPr>
            <w:tcW w:w="3682" w:type="dxa"/>
            <w:tcBorders>
              <w:top w:val="nil"/>
              <w:left w:val="single" w:color="000000" w:themeColor="text1" w:sz="8" w:space="0"/>
              <w:bottom w:val="single" w:color="000000" w:themeColor="text1" w:sz="4" w:space="0"/>
              <w:right w:val="single" w:color="000000" w:themeColor="text1" w:sz="4" w:space="0"/>
            </w:tcBorders>
            <w:shd w:val="clear" w:color="auto" w:fill="92D050"/>
            <w:vAlign w:val="center"/>
          </w:tcPr>
          <w:p w:rsidR="001E0D61" w:rsidP="2549F7CA" w:rsidRDefault="001E0D61" w14:paraId="4C987BCD" w14:textId="77777777">
            <w:pPr>
              <w:spacing w:before="0" w:after="0" w:line="240" w:lineRule="auto"/>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 xml:space="preserve">Mamp </w:t>
            </w:r>
          </w:p>
        </w:tc>
        <w:tc>
          <w:tcPr>
            <w:tcW w:w="3749" w:type="dxa"/>
            <w:tcBorders>
              <w:top w:val="nil"/>
              <w:left w:val="nil"/>
              <w:bottom w:val="single" w:color="000000" w:themeColor="text1" w:sz="4" w:space="0"/>
              <w:right w:val="single" w:color="000000" w:themeColor="text1" w:sz="8" w:space="0"/>
            </w:tcBorders>
            <w:shd w:val="clear" w:color="auto" w:fill="92D050"/>
            <w:vAlign w:val="center"/>
          </w:tcPr>
          <w:p w:rsidR="001E0D61" w:rsidP="2549F7CA" w:rsidRDefault="001E0D61" w14:paraId="10D2449D" w14:textId="77777777">
            <w:pPr>
              <w:spacing w:before="0" w:after="0" w:line="240" w:lineRule="auto"/>
              <w:jc w:val="center"/>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Gratuit</w:t>
            </w:r>
          </w:p>
        </w:tc>
      </w:tr>
      <w:tr w:rsidR="00DD71B9" w:rsidTr="5AD09AC7" w14:paraId="6C3315D7" w14:textId="77777777">
        <w:trPr>
          <w:trHeight w:val="300"/>
        </w:trPr>
        <w:tc>
          <w:tcPr>
            <w:tcW w:w="1629" w:type="dxa"/>
            <w:tcBorders>
              <w:top w:val="nil"/>
              <w:left w:val="single" w:color="000000" w:themeColor="text1" w:sz="4" w:space="0"/>
              <w:bottom w:val="single" w:color="000000" w:themeColor="text1" w:sz="4" w:space="0"/>
              <w:right w:val="single" w:color="000000" w:themeColor="text1" w:sz="4" w:space="0"/>
            </w:tcBorders>
            <w:shd w:val="clear" w:color="auto" w:fill="92D050"/>
            <w:vAlign w:val="center"/>
          </w:tcPr>
          <w:p w:rsidR="001E0D61" w:rsidP="2549F7CA" w:rsidRDefault="001E0D61" w14:paraId="03EC17E1" w14:textId="77777777">
            <w:pPr>
              <w:spacing w:before="0" w:after="0" w:line="240" w:lineRule="auto"/>
              <w:jc w:val="center"/>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1</w:t>
            </w:r>
          </w:p>
        </w:tc>
        <w:tc>
          <w:tcPr>
            <w:tcW w:w="3682" w:type="dxa"/>
            <w:tcBorders>
              <w:top w:val="nil"/>
              <w:left w:val="single" w:color="000000" w:themeColor="text1" w:sz="8" w:space="0"/>
              <w:bottom w:val="single" w:color="000000" w:themeColor="text1" w:sz="4" w:space="0"/>
              <w:right w:val="single" w:color="000000" w:themeColor="text1" w:sz="4" w:space="0"/>
            </w:tcBorders>
            <w:shd w:val="clear" w:color="auto" w:fill="92D050"/>
            <w:vAlign w:val="center"/>
          </w:tcPr>
          <w:p w:rsidR="001E0D61" w:rsidP="2549F7CA" w:rsidRDefault="001E0D61" w14:paraId="135CCB2A" w14:textId="77777777">
            <w:pPr>
              <w:spacing w:before="0" w:after="0" w:line="240" w:lineRule="auto"/>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Open broadcast Studio (OBS)</w:t>
            </w:r>
          </w:p>
        </w:tc>
        <w:tc>
          <w:tcPr>
            <w:tcW w:w="3749" w:type="dxa"/>
            <w:tcBorders>
              <w:top w:val="nil"/>
              <w:left w:val="nil"/>
              <w:bottom w:val="single" w:color="000000" w:themeColor="text1" w:sz="4" w:space="0"/>
              <w:right w:val="single" w:color="000000" w:themeColor="text1" w:sz="8" w:space="0"/>
            </w:tcBorders>
            <w:shd w:val="clear" w:color="auto" w:fill="92D050"/>
            <w:vAlign w:val="center"/>
          </w:tcPr>
          <w:p w:rsidR="001E0D61" w:rsidP="2549F7CA" w:rsidRDefault="001E0D61" w14:paraId="69EAB51D" w14:textId="77777777">
            <w:pPr>
              <w:spacing w:before="0" w:after="0" w:line="240" w:lineRule="auto"/>
              <w:jc w:val="center"/>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 xml:space="preserve">Gratuit </w:t>
            </w:r>
          </w:p>
        </w:tc>
      </w:tr>
      <w:tr w:rsidR="00DD71B9" w:rsidTr="5AD09AC7" w14:paraId="576B5177" w14:textId="77777777">
        <w:trPr>
          <w:trHeight w:val="300"/>
        </w:trPr>
        <w:tc>
          <w:tcPr>
            <w:tcW w:w="1629" w:type="dxa"/>
            <w:tcBorders>
              <w:top w:val="nil"/>
              <w:left w:val="single" w:color="000000" w:themeColor="text1" w:sz="4" w:space="0"/>
              <w:bottom w:val="single" w:color="000000" w:themeColor="text1" w:sz="4" w:space="0"/>
              <w:right w:val="single" w:color="000000" w:themeColor="text1" w:sz="4" w:space="0"/>
            </w:tcBorders>
            <w:shd w:val="clear" w:color="auto" w:fill="92D050"/>
            <w:vAlign w:val="center"/>
          </w:tcPr>
          <w:p w:rsidR="001E0D61" w:rsidP="2549F7CA" w:rsidRDefault="001E0D61" w14:paraId="7ED9C00E" w14:textId="77777777">
            <w:pPr>
              <w:spacing w:before="0" w:after="0" w:line="240" w:lineRule="auto"/>
              <w:jc w:val="center"/>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1</w:t>
            </w:r>
          </w:p>
        </w:tc>
        <w:tc>
          <w:tcPr>
            <w:tcW w:w="3682" w:type="dxa"/>
            <w:tcBorders>
              <w:top w:val="nil"/>
              <w:left w:val="single" w:color="000000" w:themeColor="text1" w:sz="8" w:space="0"/>
              <w:bottom w:val="single" w:color="000000" w:themeColor="text1" w:sz="4" w:space="0"/>
              <w:right w:val="single" w:color="000000" w:themeColor="text1" w:sz="4" w:space="0"/>
            </w:tcBorders>
            <w:shd w:val="clear" w:color="auto" w:fill="92D050"/>
            <w:vAlign w:val="center"/>
          </w:tcPr>
          <w:p w:rsidR="001E0D61" w:rsidP="2549F7CA" w:rsidRDefault="001E0D61" w14:paraId="02A9C91C" w14:textId="77777777">
            <w:pPr>
              <w:spacing w:before="0" w:after="0" w:line="240" w:lineRule="auto"/>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Storyboarder</w:t>
            </w:r>
          </w:p>
        </w:tc>
        <w:tc>
          <w:tcPr>
            <w:tcW w:w="3749" w:type="dxa"/>
            <w:tcBorders>
              <w:top w:val="nil"/>
              <w:left w:val="nil"/>
              <w:bottom w:val="single" w:color="000000" w:themeColor="text1" w:sz="4" w:space="0"/>
              <w:right w:val="single" w:color="000000" w:themeColor="text1" w:sz="8" w:space="0"/>
            </w:tcBorders>
            <w:shd w:val="clear" w:color="auto" w:fill="92D050"/>
            <w:vAlign w:val="center"/>
          </w:tcPr>
          <w:p w:rsidR="001E0D61" w:rsidP="2549F7CA" w:rsidRDefault="001E0D61" w14:paraId="4694D990" w14:textId="77777777">
            <w:pPr>
              <w:spacing w:before="0" w:after="0" w:line="240" w:lineRule="auto"/>
              <w:jc w:val="center"/>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 xml:space="preserve">Gratuit </w:t>
            </w:r>
          </w:p>
        </w:tc>
      </w:tr>
      <w:tr w:rsidR="00DD71B9" w:rsidTr="5AD09AC7" w14:paraId="2DCFB044" w14:textId="77777777">
        <w:trPr>
          <w:trHeight w:val="300"/>
        </w:trPr>
        <w:tc>
          <w:tcPr>
            <w:tcW w:w="1629" w:type="dxa"/>
            <w:tcBorders>
              <w:top w:val="nil"/>
              <w:left w:val="single" w:color="000000" w:themeColor="text1" w:sz="4" w:space="0"/>
              <w:bottom w:val="single" w:color="000000" w:themeColor="text1" w:sz="4" w:space="0"/>
              <w:right w:val="single" w:color="000000" w:themeColor="text1" w:sz="4" w:space="0"/>
            </w:tcBorders>
            <w:shd w:val="clear" w:color="auto" w:fill="92D050"/>
            <w:vAlign w:val="center"/>
          </w:tcPr>
          <w:p w:rsidR="001E0D61" w:rsidP="2549F7CA" w:rsidRDefault="001E0D61" w14:paraId="4B211F24" w14:textId="77777777">
            <w:pPr>
              <w:spacing w:before="0" w:after="0" w:line="240" w:lineRule="auto"/>
              <w:jc w:val="center"/>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1</w:t>
            </w:r>
          </w:p>
        </w:tc>
        <w:tc>
          <w:tcPr>
            <w:tcW w:w="3682" w:type="dxa"/>
            <w:tcBorders>
              <w:top w:val="nil"/>
              <w:left w:val="single" w:color="000000" w:themeColor="text1" w:sz="8" w:space="0"/>
              <w:bottom w:val="single" w:color="000000" w:themeColor="text1" w:sz="4" w:space="0"/>
              <w:right w:val="single" w:color="000000" w:themeColor="text1" w:sz="4" w:space="0"/>
            </w:tcBorders>
            <w:shd w:val="clear" w:color="auto" w:fill="92D050"/>
            <w:vAlign w:val="center"/>
          </w:tcPr>
          <w:p w:rsidR="001E0D61" w:rsidP="2549F7CA" w:rsidRDefault="001E0D61" w14:paraId="50B48AE8" w14:textId="77777777">
            <w:pPr>
              <w:spacing w:before="0" w:after="0" w:line="240" w:lineRule="auto"/>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Visual Studio Code, dernière version</w:t>
            </w:r>
          </w:p>
        </w:tc>
        <w:tc>
          <w:tcPr>
            <w:tcW w:w="3749" w:type="dxa"/>
            <w:tcBorders>
              <w:top w:val="nil"/>
              <w:left w:val="nil"/>
              <w:bottom w:val="single" w:color="000000" w:themeColor="text1" w:sz="4" w:space="0"/>
              <w:right w:val="single" w:color="000000" w:themeColor="text1" w:sz="8" w:space="0"/>
            </w:tcBorders>
            <w:shd w:val="clear" w:color="auto" w:fill="92D050"/>
            <w:vAlign w:val="center"/>
          </w:tcPr>
          <w:p w:rsidR="001E0D61" w:rsidP="2549F7CA" w:rsidRDefault="00612A8F" w14:paraId="3941D686" w14:textId="77777777">
            <w:pPr>
              <w:spacing w:before="0" w:after="0" w:line="240" w:lineRule="auto"/>
              <w:jc w:val="center"/>
              <w:rPr>
                <w:rFonts w:asciiTheme="majorHAnsi" w:hAnsiTheme="majorHAnsi" w:eastAsiaTheme="majorEastAsia" w:cstheme="majorBidi"/>
                <w:color w:val="000000" w:themeColor="text1"/>
                <w:lang w:eastAsia="fr-CA"/>
              </w:rPr>
            </w:pPr>
            <w:hyperlink r:id="rId110">
              <w:r w:rsidRPr="2549F7CA" w:rsidR="001E0D61">
                <w:rPr>
                  <w:rStyle w:val="Hyperlink"/>
                  <w:rFonts w:asciiTheme="majorHAnsi" w:hAnsiTheme="majorHAnsi" w:eastAsiaTheme="majorEastAsia" w:cstheme="majorBidi"/>
                  <w:color w:val="000000" w:themeColor="text1"/>
                  <w:lang w:eastAsia="fr-CA"/>
                </w:rPr>
                <w:t>Gratuit</w:t>
              </w:r>
            </w:hyperlink>
            <w:r w:rsidRPr="2549F7CA" w:rsidR="001E0D61">
              <w:rPr>
                <w:rFonts w:asciiTheme="majorHAnsi" w:hAnsiTheme="majorHAnsi" w:eastAsiaTheme="majorEastAsia" w:cstheme="majorBidi"/>
                <w:color w:val="000000" w:themeColor="text1"/>
                <w:lang w:eastAsia="fr-CA"/>
              </w:rPr>
              <w:t xml:space="preserve"> </w:t>
            </w:r>
          </w:p>
        </w:tc>
      </w:tr>
      <w:tr w:rsidR="00DD71B9" w:rsidTr="5AD09AC7" w14:paraId="2BD3BAE2" w14:textId="77777777">
        <w:trPr>
          <w:trHeight w:val="300"/>
        </w:trPr>
        <w:tc>
          <w:tcPr>
            <w:tcW w:w="1629" w:type="dxa"/>
            <w:tcBorders>
              <w:top w:val="nil"/>
              <w:left w:val="single" w:color="000000" w:themeColor="text1" w:sz="4" w:space="0"/>
              <w:bottom w:val="single" w:color="000000" w:themeColor="text1" w:sz="4" w:space="0"/>
              <w:right w:val="single" w:color="000000" w:themeColor="text1" w:sz="4" w:space="0"/>
            </w:tcBorders>
            <w:shd w:val="clear" w:color="auto" w:fill="92D050"/>
            <w:vAlign w:val="center"/>
          </w:tcPr>
          <w:p w:rsidR="001E0D61" w:rsidP="2549F7CA" w:rsidRDefault="001E0D61" w14:paraId="13A9F586" w14:textId="77777777">
            <w:pPr>
              <w:spacing w:before="0" w:after="0" w:line="240" w:lineRule="auto"/>
              <w:jc w:val="center"/>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1</w:t>
            </w:r>
          </w:p>
        </w:tc>
        <w:tc>
          <w:tcPr>
            <w:tcW w:w="3682" w:type="dxa"/>
            <w:tcBorders>
              <w:top w:val="nil"/>
              <w:left w:val="single" w:color="000000" w:themeColor="text1" w:sz="8" w:space="0"/>
              <w:bottom w:val="single" w:color="000000" w:themeColor="text1" w:sz="4" w:space="0"/>
              <w:right w:val="single" w:color="000000" w:themeColor="text1" w:sz="4" w:space="0"/>
            </w:tcBorders>
            <w:shd w:val="clear" w:color="auto" w:fill="92D050"/>
            <w:vAlign w:val="center"/>
          </w:tcPr>
          <w:p w:rsidR="001E0D61" w:rsidP="2549F7CA" w:rsidRDefault="001E0D61" w14:paraId="7A3CE0D4" w14:textId="77777777">
            <w:pPr>
              <w:spacing w:before="0" w:after="0" w:line="240" w:lineRule="auto"/>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 xml:space="preserve">Visual Studio Community 2019 </w:t>
            </w:r>
          </w:p>
        </w:tc>
        <w:tc>
          <w:tcPr>
            <w:tcW w:w="3749" w:type="dxa"/>
            <w:tcBorders>
              <w:top w:val="nil"/>
              <w:left w:val="nil"/>
              <w:bottom w:val="single" w:color="000000" w:themeColor="text1" w:sz="4" w:space="0"/>
              <w:right w:val="single" w:color="000000" w:themeColor="text1" w:sz="8" w:space="0"/>
            </w:tcBorders>
            <w:shd w:val="clear" w:color="auto" w:fill="92D050"/>
            <w:vAlign w:val="center"/>
          </w:tcPr>
          <w:p w:rsidR="001E0D61" w:rsidP="2549F7CA" w:rsidRDefault="00612A8F" w14:paraId="0C8A2C57" w14:textId="77777777">
            <w:pPr>
              <w:spacing w:before="0" w:after="0" w:line="240" w:lineRule="auto"/>
              <w:jc w:val="center"/>
              <w:rPr>
                <w:rFonts w:asciiTheme="majorHAnsi" w:hAnsiTheme="majorHAnsi" w:eastAsiaTheme="majorEastAsia" w:cstheme="majorBidi"/>
                <w:color w:val="000000" w:themeColor="text1"/>
                <w:lang w:eastAsia="fr-CA"/>
              </w:rPr>
            </w:pPr>
            <w:hyperlink r:id="rId111">
              <w:r w:rsidRPr="2549F7CA" w:rsidR="001E0D61">
                <w:rPr>
                  <w:rStyle w:val="Hyperlink"/>
                  <w:rFonts w:asciiTheme="majorHAnsi" w:hAnsiTheme="majorHAnsi" w:eastAsiaTheme="majorEastAsia" w:cstheme="majorBidi"/>
                  <w:color w:val="000000" w:themeColor="text1"/>
                  <w:lang w:eastAsia="fr-CA"/>
                </w:rPr>
                <w:t>Gratuit</w:t>
              </w:r>
            </w:hyperlink>
            <w:r w:rsidRPr="2549F7CA" w:rsidR="001E0D61">
              <w:rPr>
                <w:rFonts w:asciiTheme="majorHAnsi" w:hAnsiTheme="majorHAnsi" w:eastAsiaTheme="majorEastAsia" w:cstheme="majorBidi"/>
                <w:color w:val="000000" w:themeColor="text1"/>
                <w:lang w:eastAsia="fr-CA"/>
              </w:rPr>
              <w:t xml:space="preserve"> </w:t>
            </w:r>
          </w:p>
        </w:tc>
      </w:tr>
      <w:tr w:rsidR="00DD71B9" w:rsidTr="5AD09AC7" w14:paraId="5BDCEC91" w14:textId="77777777">
        <w:trPr>
          <w:trHeight w:val="300"/>
        </w:trPr>
        <w:tc>
          <w:tcPr>
            <w:tcW w:w="1629" w:type="dxa"/>
            <w:tcBorders>
              <w:top w:val="nil"/>
              <w:left w:val="single" w:color="000000" w:themeColor="text1" w:sz="4" w:space="0"/>
              <w:bottom w:val="single" w:color="000000" w:themeColor="text1" w:sz="4" w:space="0"/>
              <w:right w:val="single" w:color="000000" w:themeColor="text1" w:sz="4" w:space="0"/>
            </w:tcBorders>
            <w:shd w:val="clear" w:color="auto" w:fill="92D050"/>
            <w:vAlign w:val="center"/>
          </w:tcPr>
          <w:p w:rsidR="001E0D61" w:rsidP="2549F7CA" w:rsidRDefault="001E0D61" w14:paraId="74B52932" w14:textId="77777777">
            <w:pPr>
              <w:spacing w:before="0" w:after="0" w:line="240" w:lineRule="auto"/>
              <w:jc w:val="center"/>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1</w:t>
            </w:r>
          </w:p>
        </w:tc>
        <w:tc>
          <w:tcPr>
            <w:tcW w:w="3682" w:type="dxa"/>
            <w:tcBorders>
              <w:top w:val="nil"/>
              <w:left w:val="single" w:color="000000" w:themeColor="text1" w:sz="8" w:space="0"/>
              <w:bottom w:val="single" w:color="000000" w:themeColor="text1" w:sz="4" w:space="0"/>
              <w:right w:val="single" w:color="000000" w:themeColor="text1" w:sz="4" w:space="0"/>
            </w:tcBorders>
            <w:shd w:val="clear" w:color="auto" w:fill="92D050"/>
            <w:vAlign w:val="center"/>
          </w:tcPr>
          <w:p w:rsidR="001E0D61" w:rsidP="2549F7CA" w:rsidRDefault="001E0D61" w14:paraId="64FA4CBC" w14:textId="77777777">
            <w:pPr>
              <w:spacing w:before="0" w:after="0" w:line="240" w:lineRule="auto"/>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VLC</w:t>
            </w:r>
          </w:p>
        </w:tc>
        <w:tc>
          <w:tcPr>
            <w:tcW w:w="3749" w:type="dxa"/>
            <w:tcBorders>
              <w:top w:val="nil"/>
              <w:left w:val="nil"/>
              <w:bottom w:val="single" w:color="000000" w:themeColor="text1" w:sz="4" w:space="0"/>
              <w:right w:val="single" w:color="000000" w:themeColor="text1" w:sz="8" w:space="0"/>
            </w:tcBorders>
            <w:shd w:val="clear" w:color="auto" w:fill="92D050"/>
            <w:vAlign w:val="center"/>
          </w:tcPr>
          <w:p w:rsidR="001E0D61" w:rsidP="2549F7CA" w:rsidRDefault="001E0D61" w14:paraId="715EC5F3" w14:textId="77777777">
            <w:pPr>
              <w:spacing w:before="0" w:after="0" w:line="240" w:lineRule="auto"/>
              <w:jc w:val="center"/>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Gratuit</w:t>
            </w:r>
          </w:p>
        </w:tc>
      </w:tr>
      <w:tr w:rsidR="00DD71B9" w:rsidTr="5AD09AC7" w14:paraId="16C4B0C3" w14:textId="77777777">
        <w:trPr>
          <w:trHeight w:val="300"/>
        </w:trPr>
        <w:tc>
          <w:tcPr>
            <w:tcW w:w="1629" w:type="dxa"/>
            <w:tcBorders>
              <w:top w:val="nil"/>
              <w:left w:val="single" w:color="000000" w:themeColor="text1" w:sz="4" w:space="0"/>
              <w:bottom w:val="single" w:color="000000" w:themeColor="text1" w:sz="4" w:space="0"/>
              <w:right w:val="single" w:color="000000" w:themeColor="text1" w:sz="4" w:space="0"/>
            </w:tcBorders>
            <w:shd w:val="clear" w:color="auto" w:fill="92D050"/>
            <w:vAlign w:val="center"/>
          </w:tcPr>
          <w:p w:rsidR="001E0D61" w:rsidP="2549F7CA" w:rsidRDefault="001E0D61" w14:paraId="456C6917" w14:textId="77777777">
            <w:pPr>
              <w:spacing w:before="0" w:after="0" w:line="240" w:lineRule="auto"/>
              <w:jc w:val="center"/>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1</w:t>
            </w:r>
          </w:p>
        </w:tc>
        <w:tc>
          <w:tcPr>
            <w:tcW w:w="3682" w:type="dxa"/>
            <w:tcBorders>
              <w:top w:val="nil"/>
              <w:left w:val="single" w:color="000000" w:themeColor="text1" w:sz="8" w:space="0"/>
              <w:bottom w:val="single" w:color="000000" w:themeColor="text1" w:sz="4" w:space="0"/>
              <w:right w:val="single" w:color="000000" w:themeColor="text1" w:sz="4" w:space="0"/>
            </w:tcBorders>
            <w:shd w:val="clear" w:color="auto" w:fill="92D050"/>
            <w:vAlign w:val="center"/>
          </w:tcPr>
          <w:p w:rsidR="001E0D61" w:rsidP="2549F7CA" w:rsidRDefault="001E0D61" w14:paraId="6B087F34" w14:textId="77777777">
            <w:pPr>
              <w:spacing w:before="0" w:after="0" w:line="240" w:lineRule="auto"/>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Note pad ++</w:t>
            </w:r>
          </w:p>
        </w:tc>
        <w:tc>
          <w:tcPr>
            <w:tcW w:w="3749" w:type="dxa"/>
            <w:tcBorders>
              <w:top w:val="nil"/>
              <w:left w:val="nil"/>
              <w:bottom w:val="single" w:color="000000" w:themeColor="text1" w:sz="4" w:space="0"/>
              <w:right w:val="single" w:color="000000" w:themeColor="text1" w:sz="8" w:space="0"/>
            </w:tcBorders>
            <w:shd w:val="clear" w:color="auto" w:fill="92D050"/>
            <w:vAlign w:val="center"/>
          </w:tcPr>
          <w:p w:rsidR="001E0D61" w:rsidP="2549F7CA" w:rsidRDefault="00612A8F" w14:paraId="4004E4A7" w14:textId="77777777">
            <w:pPr>
              <w:spacing w:before="0" w:after="0" w:line="240" w:lineRule="auto"/>
              <w:jc w:val="center"/>
              <w:rPr>
                <w:rFonts w:asciiTheme="majorHAnsi" w:hAnsiTheme="majorHAnsi" w:eastAsiaTheme="majorEastAsia" w:cstheme="majorBidi"/>
                <w:color w:val="000000" w:themeColor="text1"/>
                <w:lang w:eastAsia="fr-CA"/>
              </w:rPr>
            </w:pPr>
            <w:hyperlink r:id="rId112">
              <w:r w:rsidRPr="2549F7CA" w:rsidR="001E0D61">
                <w:rPr>
                  <w:rStyle w:val="Hyperlink"/>
                  <w:rFonts w:asciiTheme="majorHAnsi" w:hAnsiTheme="majorHAnsi" w:eastAsiaTheme="majorEastAsia" w:cstheme="majorBidi"/>
                  <w:color w:val="000000" w:themeColor="text1"/>
                  <w:lang w:eastAsia="fr-CA"/>
                </w:rPr>
                <w:t>Gratuit</w:t>
              </w:r>
            </w:hyperlink>
            <w:r w:rsidRPr="2549F7CA" w:rsidR="001E0D61">
              <w:rPr>
                <w:rFonts w:asciiTheme="majorHAnsi" w:hAnsiTheme="majorHAnsi" w:eastAsiaTheme="majorEastAsia" w:cstheme="majorBidi"/>
                <w:color w:val="000000" w:themeColor="text1"/>
                <w:lang w:eastAsia="fr-CA"/>
              </w:rPr>
              <w:t xml:space="preserve"> </w:t>
            </w:r>
          </w:p>
        </w:tc>
      </w:tr>
      <w:tr w:rsidR="00DD71B9" w:rsidTr="5AD09AC7" w14:paraId="0FF13664" w14:textId="77777777">
        <w:trPr>
          <w:trHeight w:val="270"/>
        </w:trPr>
        <w:tc>
          <w:tcPr>
            <w:tcW w:w="1629" w:type="dxa"/>
            <w:tcBorders>
              <w:top w:val="nil"/>
              <w:left w:val="single" w:color="000000" w:themeColor="text1" w:sz="4" w:space="0"/>
              <w:bottom w:val="single" w:color="000000" w:themeColor="text1" w:sz="4" w:space="0"/>
              <w:right w:val="single" w:color="000000" w:themeColor="text1" w:sz="4" w:space="0"/>
            </w:tcBorders>
            <w:shd w:val="clear" w:color="auto" w:fill="FFC000"/>
            <w:vAlign w:val="center"/>
          </w:tcPr>
          <w:p w:rsidR="001E0D61" w:rsidP="2549F7CA" w:rsidRDefault="001E0D61" w14:paraId="19C62246" w14:textId="77777777">
            <w:pPr>
              <w:spacing w:before="0" w:after="0" w:line="240" w:lineRule="auto"/>
              <w:jc w:val="center"/>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2</w:t>
            </w:r>
          </w:p>
        </w:tc>
        <w:tc>
          <w:tcPr>
            <w:tcW w:w="3682" w:type="dxa"/>
            <w:tcBorders>
              <w:top w:val="nil"/>
              <w:left w:val="single" w:color="000000" w:themeColor="text1" w:sz="8" w:space="0"/>
              <w:bottom w:val="single" w:color="000000" w:themeColor="text1" w:sz="4" w:space="0"/>
              <w:right w:val="single" w:color="000000" w:themeColor="text1" w:sz="4" w:space="0"/>
            </w:tcBorders>
            <w:shd w:val="clear" w:color="auto" w:fill="FFC000"/>
            <w:vAlign w:val="center"/>
          </w:tcPr>
          <w:p w:rsidR="001E0D61" w:rsidP="2549F7CA" w:rsidRDefault="001E0D61" w14:paraId="611DA820" w14:textId="77777777">
            <w:pPr>
              <w:spacing w:before="0" w:after="0" w:line="240" w:lineRule="auto"/>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Adobe Audition</w:t>
            </w:r>
          </w:p>
        </w:tc>
        <w:tc>
          <w:tcPr>
            <w:tcW w:w="3749" w:type="dxa"/>
            <w:tcBorders>
              <w:top w:val="nil"/>
              <w:left w:val="nil"/>
              <w:bottom w:val="single" w:color="000000" w:themeColor="text1" w:sz="4" w:space="0"/>
              <w:right w:val="single" w:color="000000" w:themeColor="text1" w:sz="8" w:space="0"/>
            </w:tcBorders>
            <w:shd w:val="clear" w:color="auto" w:fill="FFFF00"/>
            <w:vAlign w:val="center"/>
          </w:tcPr>
          <w:p w:rsidR="001E0D61" w:rsidP="2549F7CA" w:rsidRDefault="45B23188" w14:paraId="49C7C584" w14:textId="75882869">
            <w:pPr>
              <w:spacing w:before="0" w:after="0" w:line="240" w:lineRule="auto"/>
              <w:jc w:val="center"/>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Pas de licence pour la maison</w:t>
            </w:r>
          </w:p>
        </w:tc>
      </w:tr>
      <w:tr w:rsidR="00DD71B9" w:rsidTr="5AD09AC7" w14:paraId="34B6D524" w14:textId="77777777">
        <w:trPr>
          <w:trHeight w:val="270"/>
        </w:trPr>
        <w:tc>
          <w:tcPr>
            <w:tcW w:w="1629" w:type="dxa"/>
            <w:tcBorders>
              <w:top w:val="nil"/>
              <w:left w:val="single" w:color="000000" w:themeColor="text1" w:sz="4" w:space="0"/>
              <w:bottom w:val="single" w:color="000000" w:themeColor="text1" w:sz="4" w:space="0"/>
              <w:right w:val="single" w:color="000000" w:themeColor="text1" w:sz="4" w:space="0"/>
            </w:tcBorders>
            <w:shd w:val="clear" w:color="auto" w:fill="FFC000"/>
            <w:vAlign w:val="center"/>
          </w:tcPr>
          <w:p w:rsidR="001E0D61" w:rsidP="2549F7CA" w:rsidRDefault="001E0D61" w14:paraId="33C06136" w14:textId="77777777">
            <w:pPr>
              <w:spacing w:before="0" w:after="0" w:line="240" w:lineRule="auto"/>
              <w:jc w:val="center"/>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2</w:t>
            </w:r>
          </w:p>
        </w:tc>
        <w:tc>
          <w:tcPr>
            <w:tcW w:w="3682" w:type="dxa"/>
            <w:tcBorders>
              <w:top w:val="nil"/>
              <w:left w:val="single" w:color="000000" w:themeColor="text1" w:sz="8" w:space="0"/>
              <w:bottom w:val="single" w:color="000000" w:themeColor="text1" w:sz="4" w:space="0"/>
              <w:right w:val="single" w:color="000000" w:themeColor="text1" w:sz="4" w:space="0"/>
            </w:tcBorders>
            <w:shd w:val="clear" w:color="auto" w:fill="FFC000"/>
            <w:vAlign w:val="center"/>
          </w:tcPr>
          <w:p w:rsidR="001E0D61" w:rsidP="2549F7CA" w:rsidRDefault="001E0D61" w14:paraId="765E2802" w14:textId="77777777">
            <w:pPr>
              <w:spacing w:before="0" w:after="0" w:line="240" w:lineRule="auto"/>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Audacity</w:t>
            </w:r>
          </w:p>
        </w:tc>
        <w:tc>
          <w:tcPr>
            <w:tcW w:w="3749" w:type="dxa"/>
            <w:tcBorders>
              <w:top w:val="nil"/>
              <w:left w:val="nil"/>
              <w:bottom w:val="single" w:color="000000" w:themeColor="text1" w:sz="4" w:space="0"/>
              <w:right w:val="single" w:color="000000" w:themeColor="text1" w:sz="8" w:space="0"/>
            </w:tcBorders>
            <w:shd w:val="clear" w:color="auto" w:fill="FFC000"/>
            <w:vAlign w:val="center"/>
          </w:tcPr>
          <w:p w:rsidR="001E0D61" w:rsidP="2549F7CA" w:rsidRDefault="001E0D61" w14:paraId="1531DB4D" w14:textId="77777777">
            <w:pPr>
              <w:spacing w:before="0" w:after="0" w:line="240" w:lineRule="auto"/>
              <w:jc w:val="center"/>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Gratuit</w:t>
            </w:r>
          </w:p>
        </w:tc>
      </w:tr>
      <w:tr w:rsidR="00DD71B9" w:rsidTr="5AD09AC7" w14:paraId="46951463" w14:textId="77777777">
        <w:trPr>
          <w:trHeight w:val="270"/>
        </w:trPr>
        <w:tc>
          <w:tcPr>
            <w:tcW w:w="1629" w:type="dxa"/>
            <w:tcBorders>
              <w:top w:val="nil"/>
              <w:left w:val="single" w:color="000000" w:themeColor="text1" w:sz="4" w:space="0"/>
              <w:bottom w:val="single" w:color="000000" w:themeColor="text1" w:sz="4" w:space="0"/>
              <w:right w:val="single" w:color="000000" w:themeColor="text1" w:sz="4" w:space="0"/>
            </w:tcBorders>
            <w:shd w:val="clear" w:color="auto" w:fill="FFC000"/>
            <w:vAlign w:val="center"/>
          </w:tcPr>
          <w:p w:rsidR="001E0D61" w:rsidP="2549F7CA" w:rsidRDefault="001E0D61" w14:paraId="651B9A72" w14:textId="77777777">
            <w:pPr>
              <w:spacing w:before="0" w:after="0" w:line="240" w:lineRule="auto"/>
              <w:jc w:val="center"/>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2</w:t>
            </w:r>
          </w:p>
        </w:tc>
        <w:tc>
          <w:tcPr>
            <w:tcW w:w="3682" w:type="dxa"/>
            <w:tcBorders>
              <w:top w:val="nil"/>
              <w:left w:val="single" w:color="000000" w:themeColor="text1" w:sz="8" w:space="0"/>
              <w:bottom w:val="single" w:color="000000" w:themeColor="text1" w:sz="4" w:space="0"/>
              <w:right w:val="single" w:color="000000" w:themeColor="text1" w:sz="4" w:space="0"/>
            </w:tcBorders>
            <w:shd w:val="clear" w:color="auto" w:fill="FFC000"/>
            <w:vAlign w:val="center"/>
          </w:tcPr>
          <w:p w:rsidR="001E0D61" w:rsidP="2549F7CA" w:rsidRDefault="001E0D61" w14:paraId="6F00F57B" w14:textId="54AB797F">
            <w:pPr>
              <w:spacing w:before="0" w:after="0" w:line="240" w:lineRule="auto"/>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 xml:space="preserve">Maya </w:t>
            </w:r>
            <w:r w:rsidR="00F95DAF">
              <w:rPr>
                <w:rFonts w:asciiTheme="majorHAnsi" w:hAnsiTheme="majorHAnsi" w:eastAsiaTheme="majorEastAsia" w:cstheme="majorBidi"/>
                <w:color w:val="000000" w:themeColor="text1"/>
                <w:lang w:eastAsia="fr-CA"/>
              </w:rPr>
              <w:t>2022</w:t>
            </w:r>
          </w:p>
        </w:tc>
        <w:tc>
          <w:tcPr>
            <w:tcW w:w="3749" w:type="dxa"/>
            <w:tcBorders>
              <w:top w:val="nil"/>
              <w:left w:val="nil"/>
              <w:bottom w:val="single" w:color="000000" w:themeColor="text1" w:sz="4" w:space="0"/>
              <w:right w:val="single" w:color="000000" w:themeColor="text1" w:sz="8" w:space="0"/>
            </w:tcBorders>
            <w:shd w:val="clear" w:color="auto" w:fill="FFC000"/>
            <w:vAlign w:val="center"/>
          </w:tcPr>
          <w:p w:rsidR="001E0D61" w:rsidP="2549F7CA" w:rsidRDefault="00612A8F" w14:paraId="12D6695F" w14:textId="77777777">
            <w:pPr>
              <w:spacing w:before="0" w:after="0" w:line="240" w:lineRule="auto"/>
              <w:jc w:val="center"/>
              <w:rPr>
                <w:rFonts w:asciiTheme="majorHAnsi" w:hAnsiTheme="majorHAnsi" w:eastAsiaTheme="majorEastAsia" w:cstheme="majorBidi"/>
              </w:rPr>
            </w:pPr>
            <w:hyperlink r:id="rId113">
              <w:r w:rsidRPr="2549F7CA" w:rsidR="001E0D61">
                <w:rPr>
                  <w:rStyle w:val="Hyperlink"/>
                  <w:rFonts w:asciiTheme="majorHAnsi" w:hAnsiTheme="majorHAnsi" w:eastAsiaTheme="majorEastAsia" w:cstheme="majorBidi"/>
                  <w:color w:val="auto"/>
                </w:rPr>
                <w:t>Gratuit Maya Éducation</w:t>
              </w:r>
            </w:hyperlink>
          </w:p>
        </w:tc>
      </w:tr>
      <w:tr w:rsidR="00DD71B9" w:rsidTr="5AD09AC7" w14:paraId="5C95814C" w14:textId="77777777">
        <w:trPr>
          <w:trHeight w:val="270"/>
        </w:trPr>
        <w:tc>
          <w:tcPr>
            <w:tcW w:w="1629" w:type="dxa"/>
            <w:tcBorders>
              <w:top w:val="nil"/>
              <w:left w:val="single" w:color="000000" w:themeColor="text1" w:sz="4" w:space="0"/>
              <w:bottom w:val="single" w:color="000000" w:themeColor="text1" w:sz="4" w:space="0"/>
              <w:right w:val="single" w:color="000000" w:themeColor="text1" w:sz="4" w:space="0"/>
            </w:tcBorders>
            <w:shd w:val="clear" w:color="auto" w:fill="FFC000"/>
            <w:vAlign w:val="center"/>
          </w:tcPr>
          <w:p w:rsidR="001E0D61" w:rsidP="2549F7CA" w:rsidRDefault="001E0D61" w14:paraId="603C009D" w14:textId="77777777">
            <w:pPr>
              <w:spacing w:before="0" w:after="0" w:line="240" w:lineRule="auto"/>
              <w:jc w:val="center"/>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2</w:t>
            </w:r>
          </w:p>
        </w:tc>
        <w:tc>
          <w:tcPr>
            <w:tcW w:w="3682" w:type="dxa"/>
            <w:tcBorders>
              <w:top w:val="nil"/>
              <w:left w:val="single" w:color="000000" w:themeColor="text1" w:sz="8" w:space="0"/>
              <w:bottom w:val="single" w:color="000000" w:themeColor="text1" w:sz="4" w:space="0"/>
              <w:right w:val="single" w:color="000000" w:themeColor="text1" w:sz="4" w:space="0"/>
            </w:tcBorders>
            <w:shd w:val="clear" w:color="auto" w:fill="FFC000"/>
            <w:vAlign w:val="center"/>
          </w:tcPr>
          <w:p w:rsidR="001E0D61" w:rsidP="2549F7CA" w:rsidRDefault="001E0D61" w14:paraId="78F08164" w14:textId="77777777">
            <w:pPr>
              <w:spacing w:before="0" w:after="0" w:line="240" w:lineRule="auto"/>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 xml:space="preserve">Reaper </w:t>
            </w:r>
          </w:p>
        </w:tc>
        <w:tc>
          <w:tcPr>
            <w:tcW w:w="3749" w:type="dxa"/>
            <w:tcBorders>
              <w:top w:val="nil"/>
              <w:left w:val="nil"/>
              <w:bottom w:val="single" w:color="000000" w:themeColor="text1" w:sz="4" w:space="0"/>
              <w:right w:val="single" w:color="000000" w:themeColor="text1" w:sz="8" w:space="0"/>
            </w:tcBorders>
            <w:shd w:val="clear" w:color="auto" w:fill="FFC000"/>
            <w:vAlign w:val="center"/>
          </w:tcPr>
          <w:p w:rsidR="001E0D61" w:rsidP="2549F7CA" w:rsidRDefault="00612A8F" w14:paraId="3DA0CAEB" w14:textId="77777777">
            <w:pPr>
              <w:spacing w:before="0" w:after="0" w:line="240" w:lineRule="auto"/>
              <w:jc w:val="center"/>
              <w:rPr>
                <w:rFonts w:asciiTheme="majorHAnsi" w:hAnsiTheme="majorHAnsi" w:eastAsiaTheme="majorEastAsia" w:cstheme="majorBidi"/>
                <w:color w:val="000000" w:themeColor="text1"/>
                <w:lang w:eastAsia="fr-CA"/>
              </w:rPr>
            </w:pPr>
            <w:hyperlink r:id="rId114">
              <w:r w:rsidRPr="2549F7CA" w:rsidR="001E0D61">
                <w:rPr>
                  <w:rStyle w:val="Hyperlink"/>
                  <w:rFonts w:asciiTheme="majorHAnsi" w:hAnsiTheme="majorHAnsi" w:eastAsiaTheme="majorEastAsia" w:cstheme="majorBidi"/>
                  <w:color w:val="000000" w:themeColor="text1"/>
                  <w:lang w:eastAsia="fr-CA"/>
                </w:rPr>
                <w:t>Fonctionnellement gratuit</w:t>
              </w:r>
            </w:hyperlink>
          </w:p>
        </w:tc>
      </w:tr>
      <w:tr w:rsidR="00DD71B9" w:rsidTr="5AD09AC7" w14:paraId="5A212681" w14:textId="77777777">
        <w:trPr>
          <w:trHeight w:val="270"/>
        </w:trPr>
        <w:tc>
          <w:tcPr>
            <w:tcW w:w="1629" w:type="dxa"/>
            <w:tcBorders>
              <w:top w:val="nil"/>
              <w:left w:val="single" w:color="000000" w:themeColor="text1" w:sz="4" w:space="0"/>
              <w:bottom w:val="single" w:color="000000" w:themeColor="text1" w:sz="4" w:space="0"/>
              <w:right w:val="single" w:color="000000" w:themeColor="text1" w:sz="4" w:space="0"/>
            </w:tcBorders>
            <w:shd w:val="clear" w:color="auto" w:fill="FFC000"/>
            <w:vAlign w:val="center"/>
          </w:tcPr>
          <w:p w:rsidR="605B161C" w:rsidP="2549F7CA" w:rsidRDefault="1184AAC7" w14:paraId="6F2D4C74" w14:textId="77777777">
            <w:pPr>
              <w:spacing w:before="0" w:after="0" w:line="240" w:lineRule="auto"/>
              <w:jc w:val="center"/>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1</w:t>
            </w:r>
          </w:p>
        </w:tc>
        <w:tc>
          <w:tcPr>
            <w:tcW w:w="3682" w:type="dxa"/>
            <w:tcBorders>
              <w:top w:val="nil"/>
              <w:left w:val="single" w:color="000000" w:themeColor="text1" w:sz="8" w:space="0"/>
              <w:bottom w:val="single" w:color="000000" w:themeColor="text1" w:sz="4" w:space="0"/>
              <w:right w:val="single" w:color="000000" w:themeColor="text1" w:sz="4" w:space="0"/>
            </w:tcBorders>
            <w:shd w:val="clear" w:color="auto" w:fill="FFC000"/>
            <w:vAlign w:val="center"/>
          </w:tcPr>
          <w:p w:rsidR="605B161C" w:rsidP="2549F7CA" w:rsidRDefault="1184AAC7" w14:paraId="23693C0B" w14:textId="77777777">
            <w:pPr>
              <w:spacing w:before="0" w:after="0" w:line="240" w:lineRule="auto"/>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Note pad ++</w:t>
            </w:r>
          </w:p>
        </w:tc>
        <w:tc>
          <w:tcPr>
            <w:tcW w:w="3749" w:type="dxa"/>
            <w:tcBorders>
              <w:top w:val="nil"/>
              <w:left w:val="nil"/>
              <w:bottom w:val="single" w:color="000000" w:themeColor="text1" w:sz="4" w:space="0"/>
              <w:right w:val="single" w:color="000000" w:themeColor="text1" w:sz="8" w:space="0"/>
            </w:tcBorders>
            <w:shd w:val="clear" w:color="auto" w:fill="FFC000"/>
            <w:vAlign w:val="center"/>
          </w:tcPr>
          <w:p w:rsidR="605B161C" w:rsidP="2549F7CA" w:rsidRDefault="00612A8F" w14:paraId="6DF50DCB" w14:textId="77777777">
            <w:pPr>
              <w:spacing w:before="0" w:after="0" w:line="240" w:lineRule="auto"/>
              <w:jc w:val="center"/>
              <w:rPr>
                <w:rFonts w:asciiTheme="majorHAnsi" w:hAnsiTheme="majorHAnsi" w:eastAsiaTheme="majorEastAsia" w:cstheme="majorBidi"/>
                <w:color w:val="000000" w:themeColor="text1"/>
                <w:lang w:eastAsia="fr-CA"/>
              </w:rPr>
            </w:pPr>
            <w:hyperlink r:id="rId115">
              <w:r w:rsidRPr="2549F7CA" w:rsidR="1184AAC7">
                <w:rPr>
                  <w:rStyle w:val="Hyperlink"/>
                  <w:rFonts w:asciiTheme="majorHAnsi" w:hAnsiTheme="majorHAnsi" w:eastAsiaTheme="majorEastAsia" w:cstheme="majorBidi"/>
                  <w:color w:val="000000" w:themeColor="text1"/>
                  <w:lang w:eastAsia="fr-CA"/>
                </w:rPr>
                <w:t>Gratuit</w:t>
              </w:r>
            </w:hyperlink>
            <w:r w:rsidRPr="2549F7CA" w:rsidR="1184AAC7">
              <w:rPr>
                <w:rFonts w:asciiTheme="majorHAnsi" w:hAnsiTheme="majorHAnsi" w:eastAsiaTheme="majorEastAsia" w:cstheme="majorBidi"/>
                <w:color w:val="000000" w:themeColor="text1"/>
                <w:lang w:eastAsia="fr-CA"/>
              </w:rPr>
              <w:t xml:space="preserve"> </w:t>
            </w:r>
          </w:p>
        </w:tc>
      </w:tr>
      <w:tr w:rsidR="00DD71B9" w:rsidTr="5AD09AC7" w14:paraId="70B9F2F3" w14:textId="77777777">
        <w:trPr>
          <w:trHeight w:val="270"/>
        </w:trPr>
        <w:tc>
          <w:tcPr>
            <w:tcW w:w="1629" w:type="dxa"/>
            <w:tcBorders>
              <w:top w:val="nil"/>
              <w:left w:val="single" w:color="000000" w:themeColor="text1" w:sz="4" w:space="0"/>
              <w:bottom w:val="single" w:color="000000" w:themeColor="text1" w:sz="4" w:space="0"/>
              <w:right w:val="single" w:color="000000" w:themeColor="text1" w:sz="4" w:space="0"/>
            </w:tcBorders>
            <w:shd w:val="clear" w:color="auto" w:fill="FFC000"/>
            <w:vAlign w:val="center"/>
          </w:tcPr>
          <w:p w:rsidR="605B161C" w:rsidP="2549F7CA" w:rsidRDefault="1184AAC7" w14:paraId="6AF73C4C" w14:textId="77777777">
            <w:pPr>
              <w:spacing w:before="0" w:after="0" w:line="240" w:lineRule="auto"/>
              <w:jc w:val="center"/>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1</w:t>
            </w:r>
          </w:p>
        </w:tc>
        <w:tc>
          <w:tcPr>
            <w:tcW w:w="3682" w:type="dxa"/>
            <w:tcBorders>
              <w:top w:val="nil"/>
              <w:left w:val="single" w:color="000000" w:themeColor="text1" w:sz="8" w:space="0"/>
              <w:bottom w:val="single" w:color="000000" w:themeColor="text1" w:sz="4" w:space="0"/>
              <w:right w:val="single" w:color="000000" w:themeColor="text1" w:sz="4" w:space="0"/>
            </w:tcBorders>
            <w:shd w:val="clear" w:color="auto" w:fill="FFC000"/>
            <w:vAlign w:val="center"/>
          </w:tcPr>
          <w:p w:rsidR="605B161C" w:rsidP="2549F7CA" w:rsidRDefault="1184AAC7" w14:paraId="6306B04F" w14:textId="77777777">
            <w:pPr>
              <w:spacing w:before="0" w:after="0" w:line="240" w:lineRule="auto"/>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Visual Studio Code, dernière version</w:t>
            </w:r>
          </w:p>
        </w:tc>
        <w:tc>
          <w:tcPr>
            <w:tcW w:w="3749" w:type="dxa"/>
            <w:tcBorders>
              <w:top w:val="nil"/>
              <w:left w:val="nil"/>
              <w:bottom w:val="single" w:color="000000" w:themeColor="text1" w:sz="4" w:space="0"/>
              <w:right w:val="single" w:color="000000" w:themeColor="text1" w:sz="8" w:space="0"/>
            </w:tcBorders>
            <w:shd w:val="clear" w:color="auto" w:fill="FFC000"/>
            <w:vAlign w:val="center"/>
          </w:tcPr>
          <w:p w:rsidR="605B161C" w:rsidP="2549F7CA" w:rsidRDefault="00612A8F" w14:paraId="1A97FB37" w14:textId="77777777">
            <w:pPr>
              <w:spacing w:before="0" w:after="0" w:line="240" w:lineRule="auto"/>
              <w:jc w:val="center"/>
              <w:rPr>
                <w:rFonts w:asciiTheme="majorHAnsi" w:hAnsiTheme="majorHAnsi" w:eastAsiaTheme="majorEastAsia" w:cstheme="majorBidi"/>
                <w:color w:val="000000" w:themeColor="text1"/>
                <w:lang w:eastAsia="fr-CA"/>
              </w:rPr>
            </w:pPr>
            <w:hyperlink r:id="rId116">
              <w:r w:rsidRPr="2549F7CA" w:rsidR="1184AAC7">
                <w:rPr>
                  <w:rStyle w:val="Hyperlink"/>
                  <w:rFonts w:asciiTheme="majorHAnsi" w:hAnsiTheme="majorHAnsi" w:eastAsiaTheme="majorEastAsia" w:cstheme="majorBidi"/>
                  <w:color w:val="000000" w:themeColor="text1"/>
                  <w:lang w:eastAsia="fr-CA"/>
                </w:rPr>
                <w:t>Gratuit</w:t>
              </w:r>
            </w:hyperlink>
            <w:r w:rsidRPr="2549F7CA" w:rsidR="1184AAC7">
              <w:rPr>
                <w:rFonts w:asciiTheme="majorHAnsi" w:hAnsiTheme="majorHAnsi" w:eastAsiaTheme="majorEastAsia" w:cstheme="majorBidi"/>
                <w:color w:val="000000" w:themeColor="text1"/>
                <w:lang w:eastAsia="fr-CA"/>
              </w:rPr>
              <w:t xml:space="preserve"> </w:t>
            </w:r>
          </w:p>
        </w:tc>
      </w:tr>
      <w:tr w:rsidR="00DD71B9" w:rsidTr="5AD09AC7" w14:paraId="47932107" w14:textId="77777777">
        <w:trPr>
          <w:trHeight w:val="300"/>
        </w:trPr>
        <w:tc>
          <w:tcPr>
            <w:tcW w:w="1629" w:type="dxa"/>
            <w:tcBorders>
              <w:top w:val="nil"/>
              <w:left w:val="single" w:color="000000" w:themeColor="text1" w:sz="4" w:space="0"/>
              <w:bottom w:val="single" w:color="000000" w:themeColor="text1" w:sz="4" w:space="0"/>
              <w:right w:val="single" w:color="000000" w:themeColor="text1" w:sz="4" w:space="0"/>
            </w:tcBorders>
            <w:shd w:val="clear" w:color="auto" w:fill="B9E7FC" w:themeFill="accent6" w:themeFillTint="66"/>
            <w:vAlign w:val="center"/>
          </w:tcPr>
          <w:p w:rsidR="001E0D61" w:rsidP="2549F7CA" w:rsidRDefault="001E0D61" w14:paraId="6E8E17F9" w14:textId="77777777">
            <w:pPr>
              <w:spacing w:before="0" w:after="0" w:line="240" w:lineRule="auto"/>
              <w:jc w:val="center"/>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3</w:t>
            </w:r>
          </w:p>
        </w:tc>
        <w:tc>
          <w:tcPr>
            <w:tcW w:w="3682" w:type="dxa"/>
            <w:tcBorders>
              <w:top w:val="nil"/>
              <w:left w:val="single" w:color="000000" w:themeColor="text1" w:sz="8" w:space="0"/>
              <w:bottom w:val="single" w:color="000000" w:themeColor="text1" w:sz="4" w:space="0"/>
              <w:right w:val="single" w:color="000000" w:themeColor="text1" w:sz="4" w:space="0"/>
            </w:tcBorders>
            <w:shd w:val="clear" w:color="auto" w:fill="B9E7FC" w:themeFill="accent6" w:themeFillTint="66"/>
            <w:vAlign w:val="center"/>
          </w:tcPr>
          <w:p w:rsidR="001E0D61" w:rsidP="2549F7CA" w:rsidRDefault="006F4B03" w14:paraId="5C3AA3B7" w14:textId="1CF5F546">
            <w:pPr>
              <w:spacing w:before="0" w:after="0" w:line="240" w:lineRule="auto"/>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 xml:space="preserve">Madmapper </w:t>
            </w:r>
          </w:p>
        </w:tc>
        <w:tc>
          <w:tcPr>
            <w:tcW w:w="3749" w:type="dxa"/>
            <w:tcBorders>
              <w:top w:val="nil"/>
              <w:left w:val="nil"/>
              <w:bottom w:val="single" w:color="000000" w:themeColor="text1" w:sz="4" w:space="0"/>
              <w:right w:val="single" w:color="000000" w:themeColor="text1" w:sz="8" w:space="0"/>
            </w:tcBorders>
            <w:shd w:val="clear" w:color="auto" w:fill="B9E7FC" w:themeFill="accent6" w:themeFillTint="66"/>
            <w:vAlign w:val="center"/>
          </w:tcPr>
          <w:p w:rsidR="001E0D61" w:rsidP="2549F7CA" w:rsidRDefault="00612A8F" w14:paraId="50A791D9" w14:textId="77777777">
            <w:pPr>
              <w:spacing w:before="0" w:after="0" w:line="240" w:lineRule="auto"/>
              <w:jc w:val="center"/>
              <w:rPr>
                <w:rFonts w:asciiTheme="majorHAnsi" w:hAnsiTheme="majorHAnsi" w:eastAsiaTheme="majorEastAsia" w:cstheme="majorBidi"/>
                <w:lang w:eastAsia="fr-CA"/>
              </w:rPr>
            </w:pPr>
            <w:hyperlink r:id="rId117">
              <w:r w:rsidRPr="2549F7CA" w:rsidR="001E0D61">
                <w:rPr>
                  <w:rStyle w:val="Hyperlink"/>
                  <w:rFonts w:asciiTheme="majorHAnsi" w:hAnsiTheme="majorHAnsi" w:eastAsiaTheme="majorEastAsia" w:cstheme="majorBidi"/>
                  <w:color w:val="auto"/>
                  <w:lang w:eastAsia="fr-CA"/>
                </w:rPr>
                <w:t>Version d’essai</w:t>
              </w:r>
            </w:hyperlink>
          </w:p>
        </w:tc>
      </w:tr>
      <w:tr w:rsidR="00DD71B9" w:rsidTr="5AD09AC7" w14:paraId="05A88E1B" w14:textId="77777777">
        <w:trPr>
          <w:trHeight w:val="300"/>
        </w:trPr>
        <w:tc>
          <w:tcPr>
            <w:tcW w:w="1629" w:type="dxa"/>
            <w:tcBorders>
              <w:top w:val="nil"/>
              <w:left w:val="single" w:color="000000" w:themeColor="text1" w:sz="4" w:space="0"/>
              <w:bottom w:val="single" w:color="000000" w:themeColor="text1" w:sz="4" w:space="0"/>
              <w:right w:val="single" w:color="000000" w:themeColor="text1" w:sz="4" w:space="0"/>
            </w:tcBorders>
            <w:shd w:val="clear" w:color="auto" w:fill="B9E7FC" w:themeFill="accent6" w:themeFillTint="66"/>
            <w:vAlign w:val="center"/>
          </w:tcPr>
          <w:p w:rsidR="001E0D61" w:rsidP="2549F7CA" w:rsidRDefault="001E0D61" w14:paraId="7266D24C" w14:textId="77777777">
            <w:pPr>
              <w:spacing w:before="0" w:after="0" w:line="240" w:lineRule="auto"/>
              <w:jc w:val="center"/>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3</w:t>
            </w:r>
          </w:p>
        </w:tc>
        <w:tc>
          <w:tcPr>
            <w:tcW w:w="3682" w:type="dxa"/>
            <w:tcBorders>
              <w:top w:val="nil"/>
              <w:left w:val="single" w:color="000000" w:themeColor="text1" w:sz="8" w:space="0"/>
              <w:bottom w:val="single" w:color="000000" w:themeColor="text1" w:sz="4" w:space="0"/>
              <w:right w:val="single" w:color="000000" w:themeColor="text1" w:sz="4" w:space="0"/>
            </w:tcBorders>
            <w:shd w:val="clear" w:color="auto" w:fill="B9E7FC" w:themeFill="accent6" w:themeFillTint="66"/>
            <w:vAlign w:val="center"/>
          </w:tcPr>
          <w:p w:rsidR="001E0D61" w:rsidP="2549F7CA" w:rsidRDefault="001E0D61" w14:paraId="6D9E95C2" w14:textId="77777777">
            <w:pPr>
              <w:spacing w:before="0" w:after="0" w:line="240" w:lineRule="auto"/>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 xml:space="preserve">Sketchup Make </w:t>
            </w:r>
          </w:p>
        </w:tc>
        <w:tc>
          <w:tcPr>
            <w:tcW w:w="3749" w:type="dxa"/>
            <w:tcBorders>
              <w:top w:val="nil"/>
              <w:left w:val="nil"/>
              <w:bottom w:val="single" w:color="000000" w:themeColor="text1" w:sz="4" w:space="0"/>
              <w:right w:val="single" w:color="000000" w:themeColor="text1" w:sz="8" w:space="0"/>
            </w:tcBorders>
            <w:shd w:val="clear" w:color="auto" w:fill="B9E7FC" w:themeFill="accent6" w:themeFillTint="66"/>
            <w:vAlign w:val="center"/>
          </w:tcPr>
          <w:p w:rsidR="001E0D61" w:rsidP="2549F7CA" w:rsidRDefault="00612A8F" w14:paraId="77E41FE5" w14:textId="77777777">
            <w:pPr>
              <w:spacing w:before="0" w:after="0" w:line="240" w:lineRule="auto"/>
              <w:jc w:val="center"/>
              <w:rPr>
                <w:rFonts w:asciiTheme="majorHAnsi" w:hAnsiTheme="majorHAnsi" w:eastAsiaTheme="majorEastAsia" w:cstheme="majorBidi"/>
                <w:color w:val="000000" w:themeColor="text1"/>
                <w:lang w:eastAsia="fr-CA"/>
              </w:rPr>
            </w:pPr>
            <w:hyperlink r:id="rId118">
              <w:r w:rsidRPr="2549F7CA" w:rsidR="001E0D61">
                <w:rPr>
                  <w:rStyle w:val="Hyperlink"/>
                  <w:rFonts w:asciiTheme="majorHAnsi" w:hAnsiTheme="majorHAnsi" w:eastAsiaTheme="majorEastAsia" w:cstheme="majorBidi"/>
                  <w:color w:val="000000" w:themeColor="text1"/>
                  <w:lang w:eastAsia="fr-CA"/>
                </w:rPr>
                <w:t>Version d’essai</w:t>
              </w:r>
            </w:hyperlink>
          </w:p>
        </w:tc>
      </w:tr>
      <w:tr w:rsidR="00DD71B9" w:rsidTr="5AD09AC7" w14:paraId="58F695D9" w14:textId="77777777">
        <w:trPr>
          <w:trHeight w:val="300"/>
        </w:trPr>
        <w:tc>
          <w:tcPr>
            <w:tcW w:w="1629" w:type="dxa"/>
            <w:tcBorders>
              <w:top w:val="nil"/>
              <w:left w:val="single" w:color="000000" w:themeColor="text1" w:sz="4" w:space="0"/>
              <w:bottom w:val="single" w:color="000000" w:themeColor="text1" w:sz="4" w:space="0"/>
              <w:right w:val="single" w:color="000000" w:themeColor="text1" w:sz="4" w:space="0"/>
            </w:tcBorders>
            <w:shd w:val="clear" w:color="auto" w:fill="B9E7FC" w:themeFill="accent6" w:themeFillTint="66"/>
            <w:vAlign w:val="center"/>
          </w:tcPr>
          <w:p w:rsidR="001E0D61" w:rsidP="2549F7CA" w:rsidRDefault="001E0D61" w14:paraId="2E2065BD" w14:textId="77777777">
            <w:pPr>
              <w:spacing w:before="0" w:after="0" w:line="240" w:lineRule="auto"/>
              <w:jc w:val="center"/>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3</w:t>
            </w:r>
          </w:p>
        </w:tc>
        <w:tc>
          <w:tcPr>
            <w:tcW w:w="3682" w:type="dxa"/>
            <w:tcBorders>
              <w:top w:val="nil"/>
              <w:left w:val="single" w:color="000000" w:themeColor="text1" w:sz="8" w:space="0"/>
              <w:bottom w:val="single" w:color="000000" w:themeColor="text1" w:sz="4" w:space="0"/>
              <w:right w:val="single" w:color="000000" w:themeColor="text1" w:sz="4" w:space="0"/>
            </w:tcBorders>
            <w:shd w:val="clear" w:color="auto" w:fill="B9E7FC" w:themeFill="accent6" w:themeFillTint="66"/>
            <w:vAlign w:val="center"/>
          </w:tcPr>
          <w:p w:rsidR="001E0D61" w:rsidP="2549F7CA" w:rsidRDefault="001E0D61" w14:paraId="2BEBCC0B" w14:textId="77777777">
            <w:pPr>
              <w:spacing w:before="0" w:after="0" w:line="240" w:lineRule="auto"/>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 xml:space="preserve">Unity </w:t>
            </w:r>
          </w:p>
        </w:tc>
        <w:tc>
          <w:tcPr>
            <w:tcW w:w="3749" w:type="dxa"/>
            <w:tcBorders>
              <w:top w:val="nil"/>
              <w:left w:val="nil"/>
              <w:bottom w:val="single" w:color="000000" w:themeColor="text1" w:sz="4" w:space="0"/>
              <w:right w:val="single" w:color="000000" w:themeColor="text1" w:sz="8" w:space="0"/>
            </w:tcBorders>
            <w:shd w:val="clear" w:color="auto" w:fill="B9E7FC" w:themeFill="accent6" w:themeFillTint="66"/>
            <w:vAlign w:val="center"/>
          </w:tcPr>
          <w:p w:rsidR="001E0D61" w:rsidP="2549F7CA" w:rsidRDefault="00612A8F" w14:paraId="0FFF874F" w14:textId="77777777">
            <w:pPr>
              <w:spacing w:before="0" w:after="0" w:line="240" w:lineRule="auto"/>
              <w:jc w:val="center"/>
              <w:rPr>
                <w:rFonts w:asciiTheme="majorHAnsi" w:hAnsiTheme="majorHAnsi" w:eastAsiaTheme="majorEastAsia" w:cstheme="majorBidi"/>
                <w:color w:val="000000" w:themeColor="text1"/>
                <w:lang w:eastAsia="fr-CA"/>
              </w:rPr>
            </w:pPr>
            <w:hyperlink r:id="rId119">
              <w:r w:rsidRPr="2549F7CA" w:rsidR="001E0D61">
                <w:rPr>
                  <w:rStyle w:val="Hyperlink"/>
                  <w:rFonts w:asciiTheme="majorHAnsi" w:hAnsiTheme="majorHAnsi" w:eastAsiaTheme="majorEastAsia" w:cstheme="majorBidi"/>
                  <w:color w:val="000000" w:themeColor="text1"/>
                  <w:lang w:eastAsia="fr-CA"/>
                </w:rPr>
                <w:t>Gratuit</w:t>
              </w:r>
            </w:hyperlink>
          </w:p>
        </w:tc>
      </w:tr>
      <w:tr w:rsidR="00DD71B9" w:rsidTr="5AD09AC7" w14:paraId="2770C5C2" w14:textId="77777777">
        <w:trPr>
          <w:trHeight w:val="300"/>
        </w:trPr>
        <w:tc>
          <w:tcPr>
            <w:tcW w:w="1629" w:type="dxa"/>
            <w:tcBorders>
              <w:top w:val="nil"/>
              <w:left w:val="single" w:color="000000" w:themeColor="text1" w:sz="4" w:space="0"/>
              <w:bottom w:val="single" w:color="000000" w:themeColor="text1" w:sz="4" w:space="0"/>
              <w:right w:val="single" w:color="000000" w:themeColor="text1" w:sz="4" w:space="0"/>
            </w:tcBorders>
            <w:shd w:val="clear" w:color="auto" w:fill="B9E7FC" w:themeFill="accent6" w:themeFillTint="66"/>
            <w:vAlign w:val="center"/>
          </w:tcPr>
          <w:p w:rsidR="001E0D61" w:rsidP="2549F7CA" w:rsidRDefault="001E0D61" w14:paraId="06DF8FDC" w14:textId="77777777">
            <w:pPr>
              <w:spacing w:before="0" w:after="0" w:line="240" w:lineRule="auto"/>
              <w:jc w:val="center"/>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3</w:t>
            </w:r>
          </w:p>
        </w:tc>
        <w:tc>
          <w:tcPr>
            <w:tcW w:w="3682" w:type="dxa"/>
            <w:tcBorders>
              <w:top w:val="nil"/>
              <w:left w:val="single" w:color="000000" w:themeColor="text1" w:sz="8" w:space="0"/>
              <w:bottom w:val="single" w:color="000000" w:themeColor="text1" w:sz="4" w:space="0"/>
              <w:right w:val="single" w:color="000000" w:themeColor="text1" w:sz="4" w:space="0"/>
            </w:tcBorders>
            <w:shd w:val="clear" w:color="auto" w:fill="B9E7FC" w:themeFill="accent6" w:themeFillTint="66"/>
            <w:vAlign w:val="center"/>
          </w:tcPr>
          <w:p w:rsidR="001E0D61" w:rsidP="2549F7CA" w:rsidRDefault="001E0D61" w14:paraId="499E9F39" w14:textId="77777777">
            <w:pPr>
              <w:spacing w:before="0" w:after="0" w:line="240" w:lineRule="auto"/>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 xml:space="preserve">Visual Studio Community 2019 </w:t>
            </w:r>
          </w:p>
        </w:tc>
        <w:tc>
          <w:tcPr>
            <w:tcW w:w="3749" w:type="dxa"/>
            <w:tcBorders>
              <w:top w:val="nil"/>
              <w:left w:val="nil"/>
              <w:bottom w:val="single" w:color="000000" w:themeColor="text1" w:sz="4" w:space="0"/>
              <w:right w:val="single" w:color="000000" w:themeColor="text1" w:sz="8" w:space="0"/>
            </w:tcBorders>
            <w:shd w:val="clear" w:color="auto" w:fill="B9E7FC" w:themeFill="accent6" w:themeFillTint="66"/>
            <w:vAlign w:val="center"/>
          </w:tcPr>
          <w:p w:rsidR="001E0D61" w:rsidP="2549F7CA" w:rsidRDefault="001E0D61" w14:paraId="654F1F4D" w14:textId="77777777">
            <w:pPr>
              <w:spacing w:before="0" w:after="0" w:line="240" w:lineRule="auto"/>
              <w:jc w:val="center"/>
              <w:rPr>
                <w:rFonts w:asciiTheme="majorHAnsi" w:hAnsiTheme="majorHAnsi" w:eastAsiaTheme="majorEastAsia" w:cstheme="majorBidi"/>
                <w:color w:val="000000" w:themeColor="text1"/>
                <w:lang w:eastAsia="fr-CA"/>
              </w:rPr>
            </w:pPr>
            <w:r w:rsidRPr="2549F7CA">
              <w:rPr>
                <w:rFonts w:asciiTheme="majorHAnsi" w:hAnsiTheme="majorHAnsi" w:eastAsiaTheme="majorEastAsia" w:cstheme="majorBidi"/>
                <w:color w:val="000000" w:themeColor="text1"/>
                <w:lang w:eastAsia="fr-CA"/>
              </w:rPr>
              <w:t xml:space="preserve">Gratuit (à installer avec </w:t>
            </w:r>
            <w:hyperlink r:id="rId120">
              <w:r w:rsidRPr="2549F7CA">
                <w:rPr>
                  <w:rStyle w:val="Hyperlink"/>
                  <w:rFonts w:asciiTheme="majorHAnsi" w:hAnsiTheme="majorHAnsi" w:eastAsiaTheme="majorEastAsia" w:cstheme="majorBidi"/>
                  <w:color w:val="000000" w:themeColor="text1"/>
                  <w:lang w:eastAsia="fr-CA"/>
                </w:rPr>
                <w:t>Unity</w:t>
              </w:r>
            </w:hyperlink>
            <w:r w:rsidRPr="2549F7CA">
              <w:rPr>
                <w:rFonts w:asciiTheme="majorHAnsi" w:hAnsiTheme="majorHAnsi" w:eastAsiaTheme="majorEastAsia" w:cstheme="majorBidi"/>
                <w:color w:val="000000" w:themeColor="text1"/>
                <w:lang w:eastAsia="fr-CA"/>
              </w:rPr>
              <w:t>)</w:t>
            </w:r>
          </w:p>
        </w:tc>
      </w:tr>
      <w:tr w:rsidR="00DD71B9" w:rsidTr="5AD09AC7" w14:paraId="19E5A1E8" w14:textId="77777777">
        <w:trPr>
          <w:trHeight w:val="300"/>
        </w:trPr>
        <w:tc>
          <w:tcPr>
            <w:tcW w:w="1629" w:type="dxa"/>
            <w:tcBorders>
              <w:top w:val="nil"/>
              <w:left w:val="single" w:color="000000" w:themeColor="text1" w:sz="4" w:space="0"/>
              <w:bottom w:val="single" w:color="000000" w:themeColor="text1" w:sz="8" w:space="0"/>
              <w:right w:val="single" w:color="000000" w:themeColor="text1" w:sz="4" w:space="0"/>
            </w:tcBorders>
            <w:shd w:val="clear" w:color="auto" w:fill="B9E7FC" w:themeFill="accent6" w:themeFillTint="66"/>
            <w:vAlign w:val="center"/>
          </w:tcPr>
          <w:p w:rsidR="001E0D61" w:rsidP="2549F7CA" w:rsidRDefault="001E0D61" w14:paraId="2C5F75D3" w14:textId="77777777">
            <w:pPr>
              <w:spacing w:before="0" w:after="0" w:line="240" w:lineRule="auto"/>
              <w:jc w:val="center"/>
              <w:rPr>
                <w:rFonts w:asciiTheme="majorHAnsi" w:hAnsiTheme="majorHAnsi" w:eastAsiaTheme="majorEastAsia" w:cstheme="majorBidi"/>
                <w:color w:val="FF0000"/>
                <w:lang w:eastAsia="fr-CA"/>
              </w:rPr>
            </w:pPr>
            <w:r w:rsidRPr="2549F7CA">
              <w:rPr>
                <w:rFonts w:asciiTheme="majorHAnsi" w:hAnsiTheme="majorHAnsi" w:eastAsiaTheme="majorEastAsia" w:cstheme="majorBidi"/>
                <w:color w:val="000000" w:themeColor="text1"/>
                <w:lang w:eastAsia="fr-CA"/>
              </w:rPr>
              <w:t>3</w:t>
            </w:r>
          </w:p>
        </w:tc>
        <w:tc>
          <w:tcPr>
            <w:tcW w:w="3682" w:type="dxa"/>
            <w:tcBorders>
              <w:top w:val="nil"/>
              <w:left w:val="single" w:color="000000" w:themeColor="text1" w:sz="8" w:space="0"/>
              <w:bottom w:val="single" w:color="000000" w:themeColor="text1" w:sz="8" w:space="0"/>
              <w:right w:val="single" w:color="000000" w:themeColor="text1" w:sz="4" w:space="0"/>
            </w:tcBorders>
            <w:shd w:val="clear" w:color="auto" w:fill="B9E7FC" w:themeFill="accent6" w:themeFillTint="66"/>
            <w:vAlign w:val="center"/>
          </w:tcPr>
          <w:p w:rsidR="001E0D61" w:rsidP="2549F7CA" w:rsidRDefault="001E0D61" w14:paraId="6537EB07" w14:textId="77777777">
            <w:pPr>
              <w:spacing w:before="0" w:after="0" w:line="240" w:lineRule="auto"/>
              <w:rPr>
                <w:rFonts w:asciiTheme="majorHAnsi" w:hAnsiTheme="majorHAnsi" w:eastAsiaTheme="majorEastAsia" w:cstheme="majorBidi"/>
                <w:color w:val="FF0000"/>
                <w:lang w:eastAsia="fr-CA"/>
              </w:rPr>
            </w:pPr>
            <w:r w:rsidRPr="2549F7CA">
              <w:rPr>
                <w:rFonts w:asciiTheme="majorHAnsi" w:hAnsiTheme="majorHAnsi" w:eastAsiaTheme="majorEastAsia" w:cstheme="majorBidi"/>
                <w:color w:val="000000" w:themeColor="text1"/>
                <w:lang w:eastAsia="fr-CA"/>
              </w:rPr>
              <w:t>Arduino IDE (dernière version)</w:t>
            </w:r>
          </w:p>
        </w:tc>
        <w:tc>
          <w:tcPr>
            <w:tcW w:w="3749" w:type="dxa"/>
            <w:tcBorders>
              <w:top w:val="nil"/>
              <w:left w:val="nil"/>
              <w:bottom w:val="single" w:color="000000" w:themeColor="text1" w:sz="8" w:space="0"/>
              <w:right w:val="single" w:color="000000" w:themeColor="text1" w:sz="8" w:space="0"/>
            </w:tcBorders>
            <w:shd w:val="clear" w:color="auto" w:fill="B9E7FC" w:themeFill="accent6" w:themeFillTint="66"/>
            <w:vAlign w:val="center"/>
          </w:tcPr>
          <w:p w:rsidRPr="00B632DA" w:rsidR="001E0D61" w:rsidP="2549F7CA" w:rsidRDefault="00612A8F" w14:paraId="2D406168" w14:textId="77777777">
            <w:pPr>
              <w:spacing w:before="0" w:after="0" w:line="240" w:lineRule="auto"/>
              <w:jc w:val="center"/>
              <w:rPr>
                <w:rFonts w:asciiTheme="majorHAnsi" w:hAnsiTheme="majorHAnsi" w:eastAsiaTheme="majorEastAsia" w:cstheme="majorBidi"/>
                <w:lang w:val="en-CA" w:eastAsia="fr-CA"/>
              </w:rPr>
            </w:pPr>
            <w:hyperlink r:id="rId121">
              <w:r w:rsidRPr="2549F7CA" w:rsidR="001E0D61">
                <w:rPr>
                  <w:rStyle w:val="Hyperlink"/>
                  <w:rFonts w:asciiTheme="majorHAnsi" w:hAnsiTheme="majorHAnsi" w:eastAsiaTheme="majorEastAsia" w:cstheme="majorBidi"/>
                  <w:color w:val="auto"/>
                  <w:lang w:eastAsia="fr-CA"/>
                </w:rPr>
                <w:t>Gratuit</w:t>
              </w:r>
            </w:hyperlink>
          </w:p>
        </w:tc>
      </w:tr>
    </w:tbl>
    <w:p w:rsidR="005E4767" w:rsidP="65F04A81" w:rsidRDefault="005E4767" w14:paraId="3B1F6B5D" w14:textId="3F66AE52">
      <w:pPr>
        <w:rPr>
          <w:rFonts w:eastAsiaTheme="majorEastAsia"/>
        </w:rPr>
      </w:pPr>
    </w:p>
    <w:p w:rsidR="005E4767" w:rsidP="00BA49A7" w:rsidRDefault="005E4767" w14:paraId="613A49F7" w14:textId="7DCCCCA3">
      <w:pPr>
        <w:pStyle w:val="Heading1"/>
      </w:pPr>
      <w:bookmarkStart w:name="_Toc111639142" w:id="112"/>
      <w:r>
        <w:t>Politique du français</w:t>
      </w:r>
      <w:bookmarkEnd w:id="112"/>
    </w:p>
    <w:p w:rsidR="00BA49A7" w:rsidP="005E4767" w:rsidRDefault="00BA49A7" w14:paraId="0D1F372E" w14:textId="77777777">
      <w:pPr>
        <w:spacing w:before="0" w:after="0" w:line="240" w:lineRule="auto"/>
        <w:textAlignment w:val="baseline"/>
        <w:rPr>
          <w:rFonts w:ascii="Calibri" w:hAnsi="Calibri" w:eastAsia="Times New Roman" w:cs="Calibri"/>
          <w:color w:val="000000"/>
          <w:lang w:eastAsia="fr-CA"/>
        </w:rPr>
      </w:pPr>
    </w:p>
    <w:p w:rsidR="65F04A81" w:rsidP="681924BA" w:rsidRDefault="00BA49A7" w14:paraId="09B3EDFD" w14:textId="5F815375">
      <w:pPr>
        <w:spacing w:before="0" w:after="0" w:line="240" w:lineRule="auto"/>
        <w:rPr>
          <w:rFonts w:ascii="Segoe UI" w:hAnsi="Segoe UI" w:eastAsia="Times New Roman" w:cs="Segoe UI"/>
          <w:sz w:val="18"/>
          <w:szCs w:val="18"/>
          <w:lang w:eastAsia="fr-CA"/>
        </w:rPr>
      </w:pPr>
      <w:r w:rsidRPr="681924BA">
        <w:rPr>
          <w:rFonts w:ascii="Calibri" w:hAnsi="Calibri" w:eastAsia="Times New Roman" w:cs="Calibri"/>
          <w:color w:val="000000" w:themeColor="text1"/>
          <w:lang w:eastAsia="fr-CA"/>
        </w:rPr>
        <w:t>Les étudiants</w:t>
      </w:r>
      <w:r w:rsidRPr="681924BA" w:rsidR="005E4767">
        <w:rPr>
          <w:rFonts w:ascii="Calibri" w:hAnsi="Calibri" w:eastAsia="Times New Roman" w:cs="Calibri"/>
          <w:color w:val="000000" w:themeColor="text1"/>
          <w:lang w:eastAsia="fr-CA"/>
        </w:rPr>
        <w:t xml:space="preserve"> doivent s’assurer de suivre la </w:t>
      </w:r>
      <w:hyperlink r:id="rId122">
        <w:r w:rsidRPr="681924BA" w:rsidR="005E4767">
          <w:rPr>
            <w:rFonts w:ascii="Calibri" w:hAnsi="Calibri" w:eastAsia="Times New Roman" w:cs="Calibri"/>
            <w:color w:val="6B9F25"/>
            <w:u w:val="single"/>
            <w:lang w:eastAsia="fr-CA"/>
          </w:rPr>
          <w:t>politique du français au collège</w:t>
        </w:r>
      </w:hyperlink>
      <w:r w:rsidRPr="681924BA" w:rsidR="005E4767">
        <w:rPr>
          <w:rFonts w:ascii="Calibri" w:hAnsi="Calibri" w:eastAsia="Times New Roman" w:cs="Calibri"/>
          <w:color w:val="000000" w:themeColor="text1"/>
          <w:lang w:eastAsia="fr-CA"/>
        </w:rPr>
        <w:t>.  </w:t>
      </w:r>
    </w:p>
    <w:p w:rsidR="681924BA" w:rsidP="681924BA" w:rsidRDefault="681924BA" w14:paraId="73AB1679" w14:textId="5F815375">
      <w:pPr>
        <w:spacing w:before="0" w:after="0" w:line="240" w:lineRule="auto"/>
        <w:rPr>
          <w:rFonts w:ascii="Calibri" w:hAnsi="Calibri" w:eastAsia="Times New Roman" w:cs="Calibri"/>
          <w:color w:val="000000" w:themeColor="text1"/>
          <w:lang w:eastAsia="fr-CA"/>
        </w:rPr>
      </w:pPr>
    </w:p>
    <w:p w:rsidR="58DF4CC8" w:rsidP="00741F15" w:rsidRDefault="58DF4CC8" w14:paraId="0ACD99F7" w14:textId="7018C5B9">
      <w:pPr>
        <w:pStyle w:val="Heading1"/>
      </w:pPr>
      <w:bookmarkStart w:name="_Toc51571395" w:id="113"/>
      <w:bookmarkStart w:name="_Toc51582427" w:id="114"/>
      <w:bookmarkStart w:name="_Toc111639143" w:id="115"/>
      <w:r>
        <w:t>Utilisation du cellulaire</w:t>
      </w:r>
      <w:bookmarkEnd w:id="113"/>
      <w:bookmarkEnd w:id="114"/>
      <w:bookmarkEnd w:id="115"/>
    </w:p>
    <w:p w:rsidR="58DF4CC8" w:rsidRDefault="58DF4CC8" w14:paraId="084FB2A9" w14:textId="493E6CB0">
      <w:r>
        <w:t xml:space="preserve">L’utilisation du cellulaire à l’intérieur des cours est interdite à moins d’une dérogation temporaire autorisée par le personnel enseignant. </w:t>
      </w:r>
    </w:p>
    <w:p w:rsidR="58DF4CC8" w:rsidP="65F04A81" w:rsidRDefault="58DF4CC8" w14:paraId="72AE0E90" w14:textId="40111603">
      <w:pPr>
        <w:rPr>
          <w:strike/>
        </w:rPr>
      </w:pPr>
      <w:r w:rsidRPr="65F04A81">
        <w:rPr>
          <w:b/>
          <w:bCs/>
        </w:rPr>
        <w:t>Le cellulaire doit être gardé dans votre casier ou dans votre sac en mode silencieux</w:t>
      </w:r>
      <w:r>
        <w:t>. Il est donc aussi interdit de porter des écouteurs pour écouter la musique à partir de votre cellulaire. Les écouteurs personnels, même s’ils ne sont pas connectés, ne doivent pas être portés en classe.</w:t>
      </w:r>
    </w:p>
    <w:p w:rsidR="58DF4CC8" w:rsidP="65F04A81" w:rsidRDefault="58DF4CC8" w14:paraId="2AF904A9" w14:textId="36604370">
      <w:r>
        <w:t>Le personnel enseignant peut vous exclure pour l’utilisation du cellulaire.</w:t>
      </w:r>
    </w:p>
    <w:p w:rsidR="58DF4CC8" w:rsidP="00741F15" w:rsidRDefault="58DF4CC8" w14:paraId="184558D7" w14:textId="25DF0645">
      <w:pPr>
        <w:pStyle w:val="Heading1"/>
      </w:pPr>
      <w:bookmarkStart w:name="_Toc51571396" w:id="116"/>
      <w:bookmarkStart w:name="_Toc51582428" w:id="117"/>
      <w:bookmarkStart w:name="_Toc111639144" w:id="118"/>
      <w:r>
        <w:t>Présence des étudiants et étudiantes lors de cours EN CLASSE</w:t>
      </w:r>
      <w:bookmarkEnd w:id="116"/>
      <w:bookmarkEnd w:id="117"/>
      <w:bookmarkEnd w:id="118"/>
    </w:p>
    <w:p w:rsidR="58DF4CC8" w:rsidP="65F04A81" w:rsidRDefault="58DF4CC8" w14:paraId="548ED77C" w14:textId="497F5BDD">
      <w:pPr>
        <w:rPr>
          <w:rFonts w:ascii="Times New Roman" w:hAnsi="Times New Roman" w:eastAsia="Times New Roman" w:cs="Times New Roman"/>
          <w:sz w:val="24"/>
          <w:szCs w:val="24"/>
          <w:lang w:eastAsia="fr-CA"/>
        </w:rPr>
      </w:pPr>
      <w:r w:rsidRPr="65F04A81">
        <w:rPr>
          <w:rFonts w:eastAsia="Times New Roman"/>
          <w:lang w:eastAsia="fr-CA"/>
        </w:rPr>
        <w:t>Pour faciliter la réalisation des travaux, le département Techniques d’intégration multimédia accepte la présence d'étudiantes ou d’étudiants du programme dans les laboratoires lors d’un cours en classe – même s’il ne s’agit pas d’un cours suivi par l’étudiante ou l’étudiant – selon les conditions suivantes. </w:t>
      </w:r>
    </w:p>
    <w:p w:rsidR="58DF4CC8" w:rsidP="65F04A81" w:rsidRDefault="58DF4CC8" w14:paraId="20767FB5" w14:textId="7F6B5B84">
      <w:pPr>
        <w:rPr>
          <w:rFonts w:eastAsia="Times New Roman"/>
          <w:lang w:eastAsia="fr-CA"/>
        </w:rPr>
      </w:pPr>
      <w:r w:rsidRPr="65F04A81">
        <w:rPr>
          <w:rFonts w:eastAsia="Times New Roman"/>
          <w:lang w:eastAsia="fr-CA"/>
        </w:rPr>
        <w:t> Les étudiantes ou étudiants invités doivent : </w:t>
      </w:r>
    </w:p>
    <w:p w:rsidR="58DF4CC8" w:rsidP="00C132F4" w:rsidRDefault="58DF4CC8" w14:paraId="7E39735B" w14:textId="2322F028">
      <w:pPr>
        <w:pStyle w:val="ListParagraph"/>
        <w:numPr>
          <w:ilvl w:val="0"/>
          <w:numId w:val="19"/>
        </w:numPr>
        <w:rPr>
          <w:rFonts w:eastAsia="Times New Roman"/>
          <w:lang w:eastAsia="fr-CA"/>
        </w:rPr>
      </w:pPr>
      <w:r w:rsidRPr="65F04A81">
        <w:rPr>
          <w:rFonts w:eastAsia="Times New Roman"/>
          <w:lang w:eastAsia="fr-CA"/>
        </w:rPr>
        <w:t>Garder le silence en tout temps et ne pas déranger les autres. </w:t>
      </w:r>
    </w:p>
    <w:p w:rsidR="58DF4CC8" w:rsidP="00C132F4" w:rsidRDefault="58DF4CC8" w14:paraId="3FAA1433" w14:textId="2BD35684">
      <w:pPr>
        <w:pStyle w:val="ListParagraph"/>
        <w:numPr>
          <w:ilvl w:val="0"/>
          <w:numId w:val="19"/>
        </w:numPr>
        <w:rPr>
          <w:rFonts w:eastAsia="Times New Roman"/>
          <w:lang w:eastAsia="fr-CA"/>
        </w:rPr>
      </w:pPr>
      <w:r w:rsidRPr="65F04A81">
        <w:rPr>
          <w:rFonts w:eastAsia="Times New Roman"/>
          <w:lang w:eastAsia="fr-CA"/>
        </w:rPr>
        <w:t>Réaliser des projets strictement académiques.</w:t>
      </w:r>
    </w:p>
    <w:p w:rsidR="58DF4CC8" w:rsidP="00C132F4" w:rsidRDefault="58DF4CC8" w14:paraId="72067271" w14:textId="66724AC3">
      <w:pPr>
        <w:pStyle w:val="ListParagraph"/>
        <w:numPr>
          <w:ilvl w:val="0"/>
          <w:numId w:val="19"/>
        </w:numPr>
        <w:rPr>
          <w:rFonts w:eastAsia="Times New Roman"/>
          <w:lang w:eastAsia="fr-CA"/>
        </w:rPr>
      </w:pPr>
      <w:r w:rsidRPr="65F04A81">
        <w:rPr>
          <w:rFonts w:eastAsia="Times New Roman"/>
          <w:lang w:eastAsia="fr-CA"/>
        </w:rPr>
        <w:t>Utiliser uniquement les logiciels enseignés dans le programme. </w:t>
      </w:r>
    </w:p>
    <w:p w:rsidR="58DF4CC8" w:rsidP="00C132F4" w:rsidRDefault="58DF4CC8" w14:paraId="5B018879" w14:textId="77777777">
      <w:pPr>
        <w:pStyle w:val="ListParagraph"/>
        <w:numPr>
          <w:ilvl w:val="0"/>
          <w:numId w:val="19"/>
        </w:numPr>
        <w:rPr>
          <w:rFonts w:eastAsia="Times New Roman"/>
          <w:lang w:eastAsia="fr-CA"/>
        </w:rPr>
      </w:pPr>
      <w:r w:rsidRPr="65F04A81">
        <w:rPr>
          <w:rFonts w:eastAsia="Times New Roman"/>
          <w:lang w:eastAsia="fr-CA"/>
        </w:rPr>
        <w:t>Limiter leurs déplacements. </w:t>
      </w:r>
    </w:p>
    <w:p w:rsidR="58DF4CC8" w:rsidP="00C132F4" w:rsidRDefault="58DF4CC8" w14:paraId="5C7A5850" w14:textId="6BE7D1A6">
      <w:pPr>
        <w:pStyle w:val="ListParagraph"/>
        <w:numPr>
          <w:ilvl w:val="0"/>
          <w:numId w:val="19"/>
        </w:numPr>
        <w:rPr>
          <w:rFonts w:eastAsia="Times New Roman"/>
          <w:lang w:eastAsia="fr-CA"/>
        </w:rPr>
      </w:pPr>
      <w:r w:rsidRPr="65F04A81">
        <w:rPr>
          <w:rFonts w:eastAsia="Times New Roman"/>
          <w:lang w:eastAsia="fr-CA"/>
        </w:rPr>
        <w:t>La gestion de classe revient au personnel enseignant qui donne le cours. Ainsi, dans une situation donnée, il se peut que le personnel ne permette pas la présence d’invités dans son cours. </w:t>
      </w:r>
    </w:p>
    <w:p w:rsidR="58DF4CC8" w:rsidP="00C132F4" w:rsidRDefault="58DF4CC8" w14:paraId="03875894" w14:textId="187ECD93">
      <w:pPr>
        <w:pStyle w:val="ListParagraph"/>
        <w:numPr>
          <w:ilvl w:val="0"/>
          <w:numId w:val="19"/>
        </w:numPr>
        <w:rPr>
          <w:rFonts w:eastAsia="Times New Roman"/>
          <w:lang w:eastAsia="fr-CA"/>
        </w:rPr>
      </w:pPr>
      <w:r w:rsidRPr="65F04A81">
        <w:rPr>
          <w:rFonts w:eastAsia="Times New Roman"/>
          <w:lang w:eastAsia="fr-CA"/>
        </w:rPr>
        <w:t>Il est souhaitable que les étudiantes ou étudiants arrivent en avance et entrent dans les laboratoires avant le début des cours. L’étudiante ou l’étudiant pourra ainsi s’assurer d’avoir l’autorisation de la personne enseignante. Les étudiantes et étudiants qui souhaitent entrer dans un laboratoire après le début du cours doivent respecter les consignes affichées sur la porte du local.  </w:t>
      </w:r>
    </w:p>
    <w:p w:rsidR="58DF4CC8" w:rsidP="00C132F4" w:rsidRDefault="58DF4CC8" w14:paraId="6FBA7FF6" w14:textId="77777777">
      <w:pPr>
        <w:pStyle w:val="ListParagraph"/>
        <w:numPr>
          <w:ilvl w:val="0"/>
          <w:numId w:val="19"/>
        </w:numPr>
        <w:rPr>
          <w:rFonts w:eastAsia="Times New Roman"/>
          <w:lang w:eastAsia="fr-CA"/>
        </w:rPr>
      </w:pPr>
      <w:r w:rsidRPr="65F04A81">
        <w:rPr>
          <w:rFonts w:eastAsia="Times New Roman"/>
          <w:lang w:eastAsia="fr-CA"/>
        </w:rPr>
        <w:t>La ou le professeur peut demander à une ou à un étudiant de quitter son cours en tout temps s’il ne respecte pas les consignes ci-haut mentionnées, ou pour toute raison qu’il juge valable. </w:t>
      </w:r>
    </w:p>
    <w:p w:rsidR="58DF4CC8" w:rsidP="00741F15" w:rsidRDefault="00DD7D81" w14:paraId="51F74635" w14:textId="63B6649E">
      <w:pPr>
        <w:pStyle w:val="Heading1"/>
      </w:pPr>
      <w:bookmarkStart w:name="_Toc51571397" w:id="119"/>
      <w:bookmarkStart w:name="_Toc51582429" w:id="120"/>
      <w:bookmarkStart w:name="_Toc111639145" w:id="121"/>
      <w:r>
        <w:t xml:space="preserve">Disponibilités </w:t>
      </w:r>
      <w:r w:rsidR="58DF4CC8">
        <w:t xml:space="preserve">des professeures et </w:t>
      </w:r>
      <w:r>
        <w:t>professeurs</w:t>
      </w:r>
      <w:bookmarkEnd w:id="119"/>
      <w:bookmarkEnd w:id="120"/>
      <w:bookmarkEnd w:id="121"/>
      <w:r>
        <w:t xml:space="preserve"> </w:t>
      </w:r>
    </w:p>
    <w:p w:rsidR="58DF4CC8" w:rsidP="65F04A81" w:rsidRDefault="58DF4CC8" w14:paraId="25853E48" w14:textId="24EEFD94">
      <w:r>
        <w:t xml:space="preserve">Vous devez confirmer avec chacun de vos professeurs leurs moments individuels de disponibilités et fixer avec eux un rendez-vous. </w:t>
      </w:r>
      <w:r w:rsidR="26ACADDF">
        <w:t xml:space="preserve">Vous devez envoyer vos messages aux professeurs via la </w:t>
      </w:r>
      <w:r>
        <w:t>messagerie</w:t>
      </w:r>
      <w:r w:rsidR="26ACADDF">
        <w:t xml:space="preserve"> sur TEAMS. </w:t>
      </w:r>
      <w:r>
        <w:t>Les professeurs se réservent jusqu’à 2 jours ouvrables pour envoyer une réponse. En bref, nous favorisons la demande de questions en « live » plutôt que par courriel ou messagerie.</w:t>
      </w:r>
    </w:p>
    <w:p w:rsidR="59F309A3" w:rsidP="00741F15" w:rsidRDefault="59F309A3" w14:paraId="700E601C" w14:textId="74B94C9E">
      <w:pPr>
        <w:pStyle w:val="Heading1"/>
      </w:pPr>
      <w:bookmarkStart w:name="_Toc51571398" w:id="122"/>
      <w:bookmarkStart w:name="_Toc51582430" w:id="123"/>
      <w:bookmarkStart w:name="_Toc111639146" w:id="124"/>
      <w:r>
        <w:t>Postes de tutrices et tuteurs et de magasinières et magasiniers</w:t>
      </w:r>
      <w:bookmarkEnd w:id="122"/>
      <w:bookmarkEnd w:id="123"/>
      <w:bookmarkEnd w:id="124"/>
    </w:p>
    <w:p w:rsidR="59F309A3" w:rsidP="65F04A81" w:rsidRDefault="59F309A3" w14:paraId="3542C696" w14:textId="0BCA530F">
      <w:r w:rsidRPr="65F04A81">
        <w:t xml:space="preserve">Tous les étudiants de 2ième et 3ième année peuvent appliquer pour devenir tutrice ou tuteurs et magasinière ou magasinier. </w:t>
      </w:r>
    </w:p>
    <w:p w:rsidR="59F309A3" w:rsidP="00C132F4" w:rsidRDefault="59F309A3" w14:paraId="0FD6010C" w14:textId="1B455792">
      <w:pPr>
        <w:pStyle w:val="ListParagraph"/>
        <w:numPr>
          <w:ilvl w:val="0"/>
          <w:numId w:val="38"/>
        </w:numPr>
        <w:rPr>
          <w:color w:val="000000" w:themeColor="text1"/>
        </w:rPr>
      </w:pPr>
      <w:r w:rsidRPr="65F04A81">
        <w:t xml:space="preserve">Les tutrices et tuteurs soutiennent les étudiantes et étudiants dans leur apprentissage. </w:t>
      </w:r>
    </w:p>
    <w:p w:rsidR="59F309A3" w:rsidP="00C132F4" w:rsidRDefault="59F309A3" w14:paraId="38052DBB" w14:textId="5FE544D1">
      <w:pPr>
        <w:pStyle w:val="ListParagraph"/>
        <w:numPr>
          <w:ilvl w:val="0"/>
          <w:numId w:val="38"/>
        </w:numPr>
        <w:rPr>
          <w:color w:val="000000" w:themeColor="text1"/>
        </w:rPr>
      </w:pPr>
      <w:r w:rsidRPr="65F04A81">
        <w:t>Les magasinières et magasiniers remplacent le technicien en travaux pratique au comptoir d’emprunt.</w:t>
      </w:r>
    </w:p>
    <w:p w:rsidR="59F309A3" w:rsidP="65F04A81" w:rsidRDefault="59F309A3" w14:paraId="147A77D3" w14:textId="651FBC78">
      <w:r w:rsidRPr="65F04A81">
        <w:t xml:space="preserve">Vous devez appliquer avant le 1er dimanche 23:59 suivant le début des cours à l’automne et à l’hiver. Vous devez vous rendre sur l’équipe Teams TIM-Programme TIM, dans l’onglet </w:t>
      </w:r>
      <w:r w:rsidRPr="65F04A81">
        <w:rPr>
          <w:i/>
          <w:iCs/>
        </w:rPr>
        <w:t>Devoirs</w:t>
      </w:r>
      <w:r w:rsidRPr="65F04A81">
        <w:t xml:space="preserve">, puis appliquez sur les postes désirés : </w:t>
      </w:r>
    </w:p>
    <w:p w:rsidR="59F309A3" w:rsidP="00C132F4" w:rsidRDefault="59F309A3" w14:paraId="396823EA" w14:textId="7A6C4DA5">
      <w:pPr>
        <w:pStyle w:val="ListParagraph"/>
        <w:numPr>
          <w:ilvl w:val="0"/>
          <w:numId w:val="19"/>
        </w:numPr>
        <w:rPr>
          <w:color w:val="000000" w:themeColor="text1"/>
        </w:rPr>
      </w:pPr>
      <w:r w:rsidRPr="65F04A81">
        <w:t>Application sur le poste de tutrice ou tuteur</w:t>
      </w:r>
    </w:p>
    <w:p w:rsidR="59F309A3" w:rsidP="00C132F4" w:rsidRDefault="59F309A3" w14:paraId="1E9D973F" w14:textId="4863E8A0">
      <w:pPr>
        <w:pStyle w:val="ListParagraph"/>
        <w:numPr>
          <w:ilvl w:val="0"/>
          <w:numId w:val="19"/>
        </w:numPr>
        <w:rPr>
          <w:color w:val="000000" w:themeColor="text1"/>
        </w:rPr>
      </w:pPr>
      <w:r w:rsidRPr="65F04A81">
        <w:t>Application sur le poste de magasinière ou magasinier</w:t>
      </w:r>
    </w:p>
    <w:p w:rsidR="59F309A3" w:rsidP="00741F15" w:rsidRDefault="00DD7D81" w14:paraId="7A819DBC" w14:textId="5DFABCC0">
      <w:pPr>
        <w:pStyle w:val="Heading1"/>
      </w:pPr>
      <w:bookmarkStart w:name="_Toc51571399" w:id="125"/>
      <w:bookmarkStart w:name="_Toc51582431" w:id="126"/>
      <w:bookmarkStart w:name="_Toc111639147" w:id="127"/>
      <w:r>
        <w:t xml:space="preserve">Bourse de la fondation </w:t>
      </w:r>
      <w:r w:rsidR="59F309A3">
        <w:t xml:space="preserve">de soutien aux </w:t>
      </w:r>
      <w:r>
        <w:t>arts de Laval</w:t>
      </w:r>
      <w:bookmarkEnd w:id="125"/>
      <w:bookmarkEnd w:id="126"/>
      <w:bookmarkEnd w:id="127"/>
    </w:p>
    <w:p w:rsidR="59F309A3" w:rsidP="65F04A81" w:rsidRDefault="59F309A3" w14:paraId="29427569" w14:textId="779487BE">
      <w:r w:rsidRPr="035B32C7">
        <w:t xml:space="preserve">Si vous restez à Laval et que vous avez moins que 30 ans, vous pouvez appliquer aux bourses offertes par la fondation de soutien aux arts de Laval. Les applications sont ouvertes normalement à partir du mois de janvier. Vous devez vérifier la date limite pour l’application. Les bourses vont de 300 $ à 1300 $. Nous vous encourageons fortement à appliquer. </w:t>
      </w:r>
    </w:p>
    <w:p w:rsidR="65F04A81" w:rsidP="65F04A81" w:rsidRDefault="59F309A3" w14:paraId="20131A40" w14:textId="4DA4BFA8">
      <w:r w:rsidRPr="035B32C7">
        <w:t xml:space="preserve">Voici le lien pour appliquer sur les bourses : </w:t>
      </w:r>
      <w:hyperlink r:id="rId123">
        <w:r w:rsidRPr="29C46A08">
          <w:rPr>
            <w:rStyle w:val="Hyperlink"/>
          </w:rPr>
          <w:t>https://www.fondationsoutienartslaval.com/</w:t>
        </w:r>
      </w:hyperlink>
    </w:p>
    <w:p w:rsidR="59F309A3" w:rsidP="00741F15" w:rsidRDefault="59F309A3" w14:paraId="2B28146D" w14:textId="2F8E5538">
      <w:pPr>
        <w:pStyle w:val="Heading1"/>
      </w:pPr>
      <w:bookmarkStart w:name="_Toc51571400" w:id="128"/>
      <w:bookmarkStart w:name="_Toc51582432" w:id="129"/>
      <w:bookmarkStart w:name="_Toc111639148" w:id="130"/>
      <w:r>
        <w:t>Programme alternance travail-études</w:t>
      </w:r>
      <w:bookmarkEnd w:id="128"/>
      <w:bookmarkEnd w:id="129"/>
      <w:bookmarkEnd w:id="130"/>
    </w:p>
    <w:p w:rsidR="59F309A3" w:rsidP="65F04A81" w:rsidRDefault="59F309A3" w14:paraId="5AEC5DC5" w14:textId="32C7909B">
      <w:pPr>
        <w:rPr>
          <w:rFonts w:ascii="Calibri" w:hAnsi="Calibri" w:eastAsia="Calibri" w:cs="Calibri"/>
        </w:rPr>
      </w:pPr>
      <w:r w:rsidRPr="035B32C7">
        <w:t xml:space="preserve">Durant votre première année de la technique d’intégration multimédia, nous vous encourageons fortement à adhérer au programme alternance travail-études. Si nous ne participez pas dès la première année, il vous sera impossible de participer par la suite. </w:t>
      </w:r>
    </w:p>
    <w:p w:rsidR="59F309A3" w:rsidP="5FA15CD4" w:rsidRDefault="0A9AAF2C" w14:paraId="542B05E0" w14:textId="65E05584">
      <w:pPr>
        <w:rPr>
          <w:rFonts w:ascii="Calibri" w:hAnsi="Calibri" w:eastAsia="Calibri" w:cs="Calibri"/>
        </w:rPr>
      </w:pPr>
      <w:r w:rsidRPr="5FA15CD4">
        <w:rPr>
          <w:rFonts w:ascii="Calibri" w:hAnsi="Calibri" w:eastAsia="Calibri" w:cs="Calibri"/>
        </w:rPr>
        <w:t xml:space="preserve">Voici un </w:t>
      </w:r>
      <w:hyperlink r:id="rId124">
        <w:r w:rsidRPr="5FA15CD4">
          <w:rPr>
            <w:rStyle w:val="Hyperlink"/>
            <w:rFonts w:ascii="Calibri" w:hAnsi="Calibri" w:eastAsia="Calibri" w:cs="Calibri"/>
          </w:rPr>
          <w:t>vidéo explicatif</w:t>
        </w:r>
      </w:hyperlink>
      <w:r w:rsidRPr="5FA15CD4">
        <w:rPr>
          <w:rFonts w:ascii="Calibri" w:hAnsi="Calibri" w:eastAsia="Calibri" w:cs="Calibri"/>
        </w:rPr>
        <w:t xml:space="preserve"> </w:t>
      </w:r>
      <w:r w:rsidRPr="5FA15CD4" w:rsidR="663F9513">
        <w:rPr>
          <w:rFonts w:ascii="Calibri" w:hAnsi="Calibri" w:eastAsia="Calibri" w:cs="Calibri"/>
        </w:rPr>
        <w:t xml:space="preserve">et un </w:t>
      </w:r>
      <w:hyperlink r:id="rId125">
        <w:r w:rsidRPr="5FA15CD4" w:rsidR="663F9513">
          <w:rPr>
            <w:rStyle w:val="Hyperlink"/>
            <w:rFonts w:ascii="Calibri" w:hAnsi="Calibri" w:eastAsia="Calibri" w:cs="Calibri"/>
          </w:rPr>
          <w:t>site internet</w:t>
        </w:r>
      </w:hyperlink>
      <w:r w:rsidRPr="5FA15CD4" w:rsidR="663F9513">
        <w:rPr>
          <w:rFonts w:ascii="Calibri" w:hAnsi="Calibri" w:eastAsia="Calibri" w:cs="Calibri"/>
        </w:rPr>
        <w:t xml:space="preserve"> </w:t>
      </w:r>
      <w:r w:rsidRPr="5FA15CD4">
        <w:rPr>
          <w:rFonts w:ascii="Calibri" w:hAnsi="Calibri" w:eastAsia="Calibri" w:cs="Calibri"/>
        </w:rPr>
        <w:t>qui présente</w:t>
      </w:r>
      <w:r w:rsidRPr="5FA15CD4" w:rsidR="19D305FF">
        <w:rPr>
          <w:rFonts w:ascii="Calibri" w:hAnsi="Calibri" w:eastAsia="Calibri" w:cs="Calibri"/>
        </w:rPr>
        <w:t>nt</w:t>
      </w:r>
      <w:r w:rsidRPr="5FA15CD4">
        <w:rPr>
          <w:rFonts w:ascii="Calibri" w:hAnsi="Calibri" w:eastAsia="Calibri" w:cs="Calibri"/>
        </w:rPr>
        <w:t xml:space="preserve"> le p</w:t>
      </w:r>
      <w:r w:rsidRPr="5FA15CD4" w:rsidR="247A0DE3">
        <w:rPr>
          <w:rFonts w:ascii="Calibri" w:hAnsi="Calibri" w:eastAsia="Calibri" w:cs="Calibri"/>
        </w:rPr>
        <w:t xml:space="preserve">rogramme </w:t>
      </w:r>
      <w:r w:rsidRPr="5FA15CD4">
        <w:rPr>
          <w:rFonts w:ascii="Calibri" w:hAnsi="Calibri" w:eastAsia="Calibri" w:cs="Calibri"/>
        </w:rPr>
        <w:t>de l’alternance travail-études</w:t>
      </w:r>
    </w:p>
    <w:p w:rsidRPr="009F28C2" w:rsidR="4EAC60FE" w:rsidP="5FA15CD4" w:rsidRDefault="0D210D7D" w14:paraId="3ADBC8B8" w14:textId="2A53EF68">
      <w:pPr>
        <w:pStyle w:val="Heading1"/>
        <w:rPr>
          <w:sz w:val="20"/>
          <w:szCs w:val="20"/>
        </w:rPr>
      </w:pPr>
      <w:bookmarkStart w:name="_Toc51571401" w:id="131"/>
      <w:bookmarkStart w:name="_Toc51582433" w:id="132"/>
      <w:bookmarkStart w:name="_Toc111639149" w:id="133"/>
      <w:r w:rsidRPr="25038719">
        <w:rPr>
          <w:sz w:val="20"/>
          <w:szCs w:val="20"/>
        </w:rPr>
        <w:t>Casiers</w:t>
      </w:r>
      <w:bookmarkEnd w:id="131"/>
      <w:bookmarkEnd w:id="132"/>
      <w:bookmarkEnd w:id="133"/>
    </w:p>
    <w:p w:rsidR="5F77E208" w:rsidP="035B32C7" w:rsidRDefault="3CDFFCCC" w14:paraId="7886FC9A" w14:textId="25AE3455">
      <w:r>
        <w:t>Pour vous procurez un casier, vous devez passer par Col.net. Faites vite puisqu’il y a un nombre limité de casiers.</w:t>
      </w:r>
      <w:r w:rsidRPr="035B32C7" w:rsidR="4EAC60FE">
        <w:t xml:space="preserve"> Vous devrez plutôt passer par le département pour l’obtenir. Le processus d’attribution des casiers est renouvelé à chaque année</w:t>
      </w:r>
      <w:r w:rsidRPr="035B32C7" w:rsidR="193F6A4E">
        <w:t>;</w:t>
      </w:r>
      <w:r w:rsidRPr="035B32C7" w:rsidR="4EAC60FE">
        <w:t xml:space="preserve"> vous garde</w:t>
      </w:r>
      <w:r w:rsidRPr="035B32C7" w:rsidR="4D642C15">
        <w:t>z</w:t>
      </w:r>
      <w:r w:rsidRPr="035B32C7" w:rsidR="4EAC60FE">
        <w:t xml:space="preserve"> le même espace pour </w:t>
      </w:r>
      <w:r w:rsidRPr="035B32C7" w:rsidR="334F7D5C">
        <w:t>une a</w:t>
      </w:r>
      <w:r w:rsidRPr="035B32C7" w:rsidR="4EAC60FE">
        <w:t>nnée scolaire.</w:t>
      </w:r>
      <w:r w:rsidRPr="035B32C7" w:rsidR="7D5657D6">
        <w:t xml:space="preserve"> En cas de situation extraordinaire où le Collège serait fermé, l’att</w:t>
      </w:r>
      <w:r w:rsidRPr="035B32C7" w:rsidR="1FABAB59">
        <w:t>ri</w:t>
      </w:r>
      <w:r w:rsidRPr="035B32C7" w:rsidR="7D5657D6">
        <w:t xml:space="preserve">bution des casiers </w:t>
      </w:r>
      <w:r w:rsidRPr="035B32C7" w:rsidR="1E827E45">
        <w:t>pourrait ne pas avoir lieu.</w:t>
      </w:r>
    </w:p>
    <w:p w:rsidR="077D1E35" w:rsidP="00741F15" w:rsidRDefault="077D1E35" w14:paraId="24C8F54D" w14:textId="5284622E">
      <w:pPr>
        <w:pStyle w:val="Heading1"/>
      </w:pPr>
      <w:bookmarkStart w:name="_Toc51571402" w:id="134"/>
      <w:bookmarkStart w:name="_Toc51582434" w:id="135"/>
      <w:bookmarkStart w:name="_Toc111639150" w:id="136"/>
      <w:r>
        <w:t>Emprunt d’équipement</w:t>
      </w:r>
      <w:bookmarkEnd w:id="134"/>
      <w:bookmarkEnd w:id="135"/>
      <w:bookmarkEnd w:id="136"/>
    </w:p>
    <w:p w:rsidR="077D1E35" w:rsidP="5F77E208" w:rsidRDefault="077D1E35" w14:paraId="4733C7B0" w14:textId="2563C2AC">
      <w:pPr>
        <w:rPr>
          <w:rFonts w:eastAsia="Calibri"/>
        </w:rPr>
      </w:pPr>
      <w:r w:rsidRPr="5F77E208">
        <w:rPr>
          <w:rFonts w:eastAsia="Calibri"/>
        </w:rPr>
        <w:t xml:space="preserve">En tant qu’étudiante ou étudiant en Techniques d’intégration multimédia, vous êtes appelé à emprunter de l’équipement dans le cadre de vos cours. L’équipement, une fois emprunté, est </w:t>
      </w:r>
      <w:r w:rsidRPr="5F77E208">
        <w:rPr>
          <w:rFonts w:eastAsia="Calibri"/>
          <w:b/>
          <w:bCs/>
        </w:rPr>
        <w:t>sous votre responsabilité individuelle</w:t>
      </w:r>
      <w:r w:rsidRPr="5F77E208">
        <w:rPr>
          <w:rFonts w:eastAsia="Calibri"/>
        </w:rPr>
        <w:t>. Veuillez noter que les éléments empruntés ont une valeur de 150 $ à 5 000 $ chacun. Cette section vise à vous rappeler votre responsabilité quant à l’emprunt des différents équipements requis.</w:t>
      </w:r>
    </w:p>
    <w:p w:rsidR="077D1E35" w:rsidP="5F77E208" w:rsidRDefault="077D1E35" w14:paraId="79A7B1F5" w14:textId="019AC461">
      <w:pPr>
        <w:rPr>
          <w:rFonts w:eastAsia="Calibri"/>
        </w:rPr>
      </w:pPr>
      <w:r w:rsidRPr="5F77E208">
        <w:rPr>
          <w:rFonts w:eastAsia="Calibri"/>
        </w:rPr>
        <w:t xml:space="preserve">De plus, le Collège encourage chaque étudiante ou étudiant à prendre les mesures appropriées (ex. </w:t>
      </w:r>
      <w:r w:rsidRPr="5F77E208" w:rsidR="006F4B03">
        <w:rPr>
          <w:rFonts w:eastAsia="Calibri"/>
        </w:rPr>
        <w:t>Assurances</w:t>
      </w:r>
      <w:r w:rsidRPr="5F77E208">
        <w:rPr>
          <w:rFonts w:eastAsia="Calibri"/>
        </w:rPr>
        <w:t xml:space="preserve">) afin d’être en mesure d’effectuer le remboursement requis, en cas de pépin. </w:t>
      </w:r>
    </w:p>
    <w:p w:rsidR="077D1E35" w:rsidP="5F77E208" w:rsidRDefault="077D1E35" w14:paraId="4ACD4ED3" w14:textId="4D79D9B3">
      <w:pPr>
        <w:rPr>
          <w:rFonts w:eastAsia="Calibri"/>
        </w:rPr>
      </w:pPr>
      <w:r w:rsidRPr="5F77E208">
        <w:rPr>
          <w:rFonts w:eastAsia="Calibri"/>
        </w:rPr>
        <w:t>Voici les conditions de prêts ainsi que les options d’assurance qui s’offrent à vous pour la durée de vos études en Techniques d’intégration multimédia.</w:t>
      </w:r>
    </w:p>
    <w:p w:rsidR="65526944" w:rsidP="00741F15" w:rsidRDefault="002600A7" w14:paraId="4745D0F9" w14:textId="1EB602D1">
      <w:pPr>
        <w:pStyle w:val="Heading2"/>
      </w:pPr>
      <w:bookmarkStart w:name="_Toc51571403" w:id="137"/>
      <w:bookmarkStart w:name="_Toc51582435" w:id="138"/>
      <w:bookmarkStart w:name="_Toc111639151" w:id="139"/>
      <w:r>
        <w:t>Formulaires d’emprunt</w:t>
      </w:r>
      <w:bookmarkEnd w:id="137"/>
      <w:bookmarkEnd w:id="138"/>
      <w:bookmarkEnd w:id="139"/>
    </w:p>
    <w:p w:rsidR="5455AE42" w:rsidP="661DA18F" w:rsidRDefault="5455AE42" w14:paraId="70E413C1" w14:textId="49B5D1DB">
      <w:pPr>
        <w:rPr>
          <w:rStyle w:val="Hyperlink"/>
          <w:rFonts w:eastAsia="Calibri"/>
          <w:b/>
          <w:bCs/>
        </w:rPr>
      </w:pPr>
      <w:r w:rsidRPr="758F7678">
        <w:rPr>
          <w:rFonts w:eastAsia="Calibri"/>
          <w:b/>
          <w:bCs/>
        </w:rPr>
        <w:t xml:space="preserve">Les formulaires de prêt d’équipement sont disponibles ici : </w:t>
      </w:r>
      <w:hyperlink r:id="rId126">
        <w:r w:rsidRPr="758F7678">
          <w:rPr>
            <w:rStyle w:val="Hyperlink"/>
            <w:rFonts w:eastAsia="Calibri"/>
            <w:b/>
            <w:bCs/>
          </w:rPr>
          <w:t>formulaires_emprunt</w:t>
        </w:r>
      </w:hyperlink>
    </w:p>
    <w:p w:rsidR="077D1E35" w:rsidP="00741F15" w:rsidRDefault="002600A7" w14:paraId="70C620D5" w14:textId="2326D049">
      <w:pPr>
        <w:pStyle w:val="Heading2"/>
      </w:pPr>
      <w:bookmarkStart w:name="_Toc51571404" w:id="140"/>
      <w:bookmarkStart w:name="_Toc51582436" w:id="141"/>
      <w:bookmarkStart w:name="_Toc111639152" w:id="142"/>
      <w:r>
        <w:t>Conditions des prêts</w:t>
      </w:r>
      <w:bookmarkEnd w:id="140"/>
      <w:bookmarkEnd w:id="141"/>
      <w:bookmarkEnd w:id="142"/>
    </w:p>
    <w:p w:rsidR="077D1E35" w:rsidP="7B6651CE" w:rsidRDefault="077D1E35" w14:paraId="599D9812" w14:textId="55667632">
      <w:pPr>
        <w:pStyle w:val="ListParagraph"/>
        <w:numPr>
          <w:ilvl w:val="0"/>
          <w:numId w:val="67"/>
        </w:numPr>
      </w:pPr>
      <w:r>
        <w:t xml:space="preserve">L’étudiante </w:t>
      </w:r>
      <w:r w:rsidR="03313EF9">
        <w:t>ou</w:t>
      </w:r>
      <w:r>
        <w:t xml:space="preserve"> étudiant peut emprunter de l’équipement pour une période de 48 heures. </w:t>
      </w:r>
    </w:p>
    <w:p w:rsidR="6FCCD801" w:rsidP="7B6651CE" w:rsidRDefault="6FCCD801" w14:paraId="67610F6E" w14:textId="02A42C8B">
      <w:pPr>
        <w:pStyle w:val="ListParagraph"/>
        <w:numPr>
          <w:ilvl w:val="0"/>
          <w:numId w:val="67"/>
        </w:numPr>
      </w:pPr>
      <w:r>
        <w:t xml:space="preserve">L’étudiante ou étudiant </w:t>
      </w:r>
      <w:r w:rsidR="41D05706">
        <w:t>doit réserver</w:t>
      </w:r>
      <w:r>
        <w:t xml:space="preserve"> l’équipement 48 heures</w:t>
      </w:r>
      <w:r w:rsidR="32CA6F40">
        <w:t xml:space="preserve"> son emprunt</w:t>
      </w:r>
      <w:r>
        <w:t>.</w:t>
      </w:r>
    </w:p>
    <w:p w:rsidR="077D1E35" w:rsidP="7B6651CE" w:rsidRDefault="077D1E35" w14:paraId="691686A4" w14:textId="598A2F6D">
      <w:pPr>
        <w:pStyle w:val="ListParagraph"/>
        <w:numPr>
          <w:ilvl w:val="0"/>
          <w:numId w:val="67"/>
        </w:numPr>
      </w:pPr>
      <w:r>
        <w:t>L’étudiante ou l’étudiant doit conserver le matériel en sa possession pour toute la durée du prêt, puisqu'il ou elle en est entièrement responsable.</w:t>
      </w:r>
    </w:p>
    <w:p w:rsidR="077D1E35" w:rsidP="00C132F4" w:rsidRDefault="077D1E35" w14:paraId="5140A642" w14:textId="254A5938">
      <w:pPr>
        <w:pStyle w:val="ListParagraph"/>
        <w:numPr>
          <w:ilvl w:val="0"/>
          <w:numId w:val="27"/>
        </w:numPr>
      </w:pPr>
      <w:r w:rsidRPr="5F77E208">
        <w:rPr>
          <w:rFonts w:eastAsia="Calibri"/>
        </w:rPr>
        <w:t>L’étudiante ou l’étudiant doit rapporter les items empruntés dans le même état de propreté et de fonctionnement et dans le temps imparti, à défaut de quoi il ou elle</w:t>
      </w:r>
      <w:r w:rsidRPr="5F77E208">
        <w:rPr>
          <w:rFonts w:eastAsia="Calibri"/>
          <w:b/>
          <w:bCs/>
        </w:rPr>
        <w:t xml:space="preserve"> pourrait se voir refuser un prêt pour toute la session, voire de façon permanente</w:t>
      </w:r>
      <w:r w:rsidRPr="5F77E208">
        <w:rPr>
          <w:rFonts w:eastAsia="Calibri"/>
        </w:rPr>
        <w:t>.</w:t>
      </w:r>
    </w:p>
    <w:p w:rsidR="077D1E35" w:rsidP="00C132F4" w:rsidRDefault="077D1E35" w14:paraId="7957C7F2" w14:textId="304D6D0C">
      <w:pPr>
        <w:pStyle w:val="ListParagraph"/>
        <w:numPr>
          <w:ilvl w:val="0"/>
          <w:numId w:val="27"/>
        </w:numPr>
      </w:pPr>
      <w:r>
        <w:t>L’étudiante ou l’étudiant s’engage à rembourser au Collège la valeur de remplacement des items s’ils sont perdus ou volés, ou à payer les frais de réparation si des dommages sont causés autrement que par un usage normal.</w:t>
      </w:r>
    </w:p>
    <w:p w:rsidR="7845741D" w:rsidP="7B6651CE" w:rsidRDefault="7845741D" w14:paraId="008A3A5E" w14:textId="4C575F58">
      <w:pPr>
        <w:pStyle w:val="ListParagraph"/>
        <w:numPr>
          <w:ilvl w:val="0"/>
          <w:numId w:val="27"/>
        </w:numPr>
      </w:pPr>
      <w:r>
        <w:t xml:space="preserve">L’étudiante ou l’étudiant s’engage à ne pas laisser de l’équipement dans un casier ou dans une voiture. </w:t>
      </w:r>
    </w:p>
    <w:p w:rsidR="077D1E35" w:rsidP="00C132F4" w:rsidRDefault="077D1E35" w14:paraId="2B9426CE" w14:textId="6F8F7F82">
      <w:pPr>
        <w:pStyle w:val="ListParagraph"/>
        <w:numPr>
          <w:ilvl w:val="0"/>
          <w:numId w:val="27"/>
        </w:numPr>
      </w:pPr>
      <w:r>
        <w:t xml:space="preserve">Si l’étudiante ou l’étudiant n’est plus inscrit à un cours, elle ou il ne peut plus emprunter le matériel lié à ce cours. </w:t>
      </w:r>
    </w:p>
    <w:p w:rsidR="077D1E35" w:rsidP="00C132F4" w:rsidRDefault="077D1E35" w14:paraId="55EEBBE9" w14:textId="59602A52">
      <w:pPr>
        <w:pStyle w:val="ListParagraph"/>
        <w:numPr>
          <w:ilvl w:val="0"/>
          <w:numId w:val="27"/>
        </w:numPr>
      </w:pPr>
      <w:r>
        <w:t>Après 14 jours, un item non retourné est considéré comme perdu et des procédures de recouvrement sont engagées par le Collège.</w:t>
      </w:r>
    </w:p>
    <w:p w:rsidR="077D1E35" w:rsidP="5F77E208" w:rsidRDefault="077D1E35" w14:paraId="564407DF" w14:textId="4C71CC7B">
      <w:pPr>
        <w:rPr>
          <w:rFonts w:eastAsia="Calibri"/>
        </w:rPr>
      </w:pPr>
      <w:r w:rsidRPr="5F77E208">
        <w:rPr>
          <w:rFonts w:eastAsia="Calibri"/>
        </w:rPr>
        <w:t>Le Collège peut toujours intenter des procédures judiciaires à l’égard des étudiantes et étudiants qui refusent de rembourser toute somme due.</w:t>
      </w:r>
    </w:p>
    <w:p w:rsidR="077D1E35" w:rsidP="00741F15" w:rsidRDefault="077D1E35" w14:paraId="19C2D428" w14:textId="7AB4B2BB">
      <w:pPr>
        <w:pStyle w:val="Heading2"/>
        <w:rPr>
          <w:rFonts w:eastAsia="Calibri"/>
        </w:rPr>
      </w:pPr>
      <w:r w:rsidRPr="25038719">
        <w:rPr>
          <w:rFonts w:eastAsia="Calibri"/>
          <w:lang w:val="fr"/>
        </w:rPr>
        <w:t xml:space="preserve"> </w:t>
      </w:r>
      <w:bookmarkStart w:name="_Toc51571405" w:id="143"/>
      <w:bookmarkStart w:name="_Toc51582437" w:id="144"/>
      <w:bookmarkStart w:name="_Toc111639153" w:id="145"/>
      <w:r w:rsidR="002600A7">
        <w:t>Options d’assurance</w:t>
      </w:r>
      <w:bookmarkEnd w:id="143"/>
      <w:bookmarkEnd w:id="144"/>
      <w:bookmarkEnd w:id="145"/>
    </w:p>
    <w:p w:rsidR="077D1E35" w:rsidP="5F77E208" w:rsidRDefault="077D1E35" w14:paraId="1D7B9F48" w14:textId="11A239AB">
      <w:pPr>
        <w:rPr>
          <w:rFonts w:eastAsia="Calibri"/>
        </w:rPr>
      </w:pPr>
      <w:r w:rsidRPr="5F77E208">
        <w:rPr>
          <w:rFonts w:eastAsia="Calibri"/>
        </w:rPr>
        <w:t>Pour vous guider, voici les options qui s’offrent à vous :</w:t>
      </w:r>
    </w:p>
    <w:p w:rsidR="077D1E35" w:rsidP="00C132F4" w:rsidRDefault="077D1E35" w14:paraId="5F38C85C" w14:textId="79FD6B67">
      <w:pPr>
        <w:pStyle w:val="ListParagraph"/>
        <w:numPr>
          <w:ilvl w:val="0"/>
          <w:numId w:val="17"/>
        </w:numPr>
        <w:rPr>
          <w:b/>
          <w:bCs/>
          <w:color w:val="000000" w:themeColor="text1"/>
        </w:rPr>
      </w:pPr>
      <w:r w:rsidRPr="5F77E208">
        <w:rPr>
          <w:rFonts w:ascii="Calibri" w:hAnsi="Calibri" w:eastAsia="Calibri" w:cs="Calibri"/>
          <w:b/>
          <w:bCs/>
          <w:color w:val="000000" w:themeColor="text1"/>
        </w:rPr>
        <w:t xml:space="preserve">« Je suis couverte ou couvert par l’assurance de mes parents. </w:t>
      </w:r>
      <w:r w:rsidRPr="5F77E208">
        <w:rPr>
          <w:b/>
          <w:bCs/>
        </w:rPr>
        <w:t>Je les ai informés du fait que j’emprunterais de l’équipement multimédia au cours de mes études dans le programme de Techniques d’intégration multimédia.</w:t>
      </w:r>
      <w:r>
        <w:t xml:space="preserve"> »</w:t>
      </w:r>
      <w:r>
        <w:br/>
      </w:r>
      <w:r>
        <w:t>Un étudiant de moins de 25 ans est possiblement couvert par l’assurance de ses parents, même s’il ne réside pas avec eux ; à vérifier ! Certains contrats d’assurance couvrent déjà ce type d’emprunt. D’autres nécessiteront l’ajout d’une clause couvrant ces emprunts. Dans tous les cas, il faut absolument que vos parents communiquent avec l’assureur afin de l’informer et de vérifier si des modifications doivent être apportées au contrat.</w:t>
      </w:r>
    </w:p>
    <w:p w:rsidR="077D1E35" w:rsidP="00C132F4" w:rsidRDefault="077D1E35" w14:paraId="3613FA26" w14:textId="4457FFF0">
      <w:pPr>
        <w:pStyle w:val="ListParagraph"/>
        <w:numPr>
          <w:ilvl w:val="0"/>
          <w:numId w:val="17"/>
        </w:numPr>
        <w:rPr>
          <w:b/>
          <w:bCs/>
          <w:color w:val="000000" w:themeColor="text1"/>
        </w:rPr>
      </w:pPr>
      <w:r w:rsidRPr="5F77E208">
        <w:rPr>
          <w:rFonts w:ascii="Calibri" w:hAnsi="Calibri" w:eastAsia="Calibri" w:cs="Calibri"/>
          <w:b/>
          <w:bCs/>
          <w:color w:val="000000" w:themeColor="text1"/>
        </w:rPr>
        <w:t>« Je suis couverte ou couvert par une assurance personnelle</w:t>
      </w:r>
      <w:r w:rsidRPr="5F77E208">
        <w:rPr>
          <w:rFonts w:ascii="Calibri" w:hAnsi="Calibri" w:eastAsia="Calibri" w:cs="Calibri"/>
          <w:color w:val="000000" w:themeColor="text1"/>
        </w:rPr>
        <w:t xml:space="preserve">. </w:t>
      </w:r>
      <w:r w:rsidRPr="5F77E208">
        <w:rPr>
          <w:b/>
          <w:bCs/>
        </w:rPr>
        <w:t>J’ai informé mon assureur du fait que j’emprunterais de l’équipement multimédia au cours de mes études dans le programme de Techniques d’intégration multimédia.</w:t>
      </w:r>
      <w:r>
        <w:t xml:space="preserve"> »</w:t>
      </w:r>
      <w:r>
        <w:br/>
      </w:r>
      <w:r>
        <w:t>Peut-être que votre contrat d’assurance couvre déjà ce type d’emprunt ; ou peut-être votre assureur devra-t-il faire l’ajout d’une clause couvrant ces emprunts. Dans tous les cas, il faut absolument que vous communiquiez avec l’assureur afin de l’informer de votre situation et de vérifier si des modifications doivent être apportées à votre contrat.</w:t>
      </w:r>
    </w:p>
    <w:p w:rsidR="077D1E35" w:rsidP="00C132F4" w:rsidRDefault="077D1E35" w14:paraId="0EA1A1B5" w14:textId="49793D9F">
      <w:pPr>
        <w:pStyle w:val="ListParagraph"/>
        <w:numPr>
          <w:ilvl w:val="0"/>
          <w:numId w:val="17"/>
        </w:numPr>
      </w:pPr>
      <w:r w:rsidRPr="5F77E208">
        <w:rPr>
          <w:rFonts w:eastAsia="Calibri"/>
          <w:b/>
          <w:bCs/>
        </w:rPr>
        <w:t>« Je ne possède actuellement pas d’assurance.</w:t>
      </w:r>
      <w:r w:rsidRPr="5F77E208">
        <w:rPr>
          <w:rFonts w:eastAsia="Calibri"/>
        </w:rPr>
        <w:t xml:space="preserve"> </w:t>
      </w:r>
      <w:r w:rsidRPr="5F77E208">
        <w:rPr>
          <w:rFonts w:eastAsia="Calibri"/>
          <w:b/>
          <w:bCs/>
        </w:rPr>
        <w:t>Je contacterai un assureur afin de contracter une assurance couvrant les emprunts que je ferai dans le cadre de mes études dans le programme.</w:t>
      </w:r>
      <w:r w:rsidRPr="5F77E208">
        <w:rPr>
          <w:rFonts w:eastAsia="Calibri"/>
        </w:rPr>
        <w:t xml:space="preserve"> »</w:t>
      </w:r>
      <w:r>
        <w:br/>
      </w:r>
      <w:r>
        <w:t>Il n’existe pas d’assurance qui couvre uniquement les emprunts de ce type. Si votre habitation et vos biens ne sont actuellement couverts par aucune assurance, nous vous encourageons à contacter des assureurs afin de « magasiner » une assurance qui vous conviendrait. Le prix de semblables assurances varie beaucoup en fonction de l’âge, du lieu de résidence, etc. Mais il est probable que vous puissiez trouver une assurance pour 20 à 30$ par mois. Cela peut sembler élevé…mais il faut songer à ce que représenterait financièrement la perte ou le vol d’un équipement à 1000$ ou même 5000$...</w:t>
      </w:r>
    </w:p>
    <w:p w:rsidR="077D1E35" w:rsidP="00C132F4" w:rsidRDefault="077D1E35" w14:paraId="25BEDC15" w14:textId="1DFE8D23">
      <w:pPr>
        <w:pStyle w:val="ListParagraph"/>
        <w:numPr>
          <w:ilvl w:val="0"/>
          <w:numId w:val="17"/>
        </w:numPr>
        <w:rPr>
          <w:b/>
          <w:bCs/>
          <w:color w:val="000000" w:themeColor="text1"/>
        </w:rPr>
      </w:pPr>
      <w:r w:rsidRPr="5F77E208">
        <w:rPr>
          <w:rFonts w:ascii="Calibri" w:hAnsi="Calibri" w:eastAsia="Calibri" w:cs="Calibri"/>
          <w:b/>
          <w:bCs/>
          <w:color w:val="000000" w:themeColor="text1"/>
        </w:rPr>
        <w:t>« Je n’ai pas l’intention de faire de démarches auprès d’assureurs pour que ces emprunts soient couverts</w:t>
      </w:r>
      <w:r w:rsidRPr="5F77E208">
        <w:rPr>
          <w:rFonts w:ascii="Calibri" w:hAnsi="Calibri" w:eastAsia="Calibri" w:cs="Calibri"/>
          <w:color w:val="000000" w:themeColor="text1"/>
        </w:rPr>
        <w:t xml:space="preserve">. </w:t>
      </w:r>
      <w:r w:rsidRPr="5F77E208">
        <w:rPr>
          <w:b/>
          <w:bCs/>
        </w:rPr>
        <w:t>Je comprends que dans ce cas, je devrais assurer moi-même le remboursement de l’item perdu, brisé ou volé.</w:t>
      </w:r>
      <w:r>
        <w:t xml:space="preserve"> »</w:t>
      </w:r>
      <w:r>
        <w:br/>
      </w:r>
      <w:r>
        <w:t>Il se peut que vos parents ou vous-mêmes décidiez de ne pas contracter d’assurance couvrant les emprunts de l’équipement multimédia. Le Collège ne peut vous y obliger. Cependant, votre responsabilité en cas de vol ou de perte demeure, et le Collège vous facturera la valeur du bien disparu.</w:t>
      </w:r>
    </w:p>
    <w:p w:rsidR="077D1E35" w:rsidP="5F77E208" w:rsidRDefault="077D1E35" w14:paraId="5C91781C" w14:textId="693E5A0F">
      <w:pPr>
        <w:rPr>
          <w:b/>
          <w:bCs/>
        </w:rPr>
      </w:pPr>
      <w:r w:rsidRPr="5F77E208">
        <w:rPr>
          <w:b/>
          <w:bCs/>
        </w:rPr>
        <w:t>Pour toute la durée de vos études, le Collège vous encourage fortement à vous protéger par le biais d’une assurance qui couvrirait les cas de vol, de perte ou de bris. À vous de jouer!</w:t>
      </w:r>
    </w:p>
    <w:p w:rsidR="077D1E35" w:rsidP="00741F15" w:rsidRDefault="077D1E35" w14:paraId="72F58A96" w14:textId="5CD02860">
      <w:pPr>
        <w:pStyle w:val="Heading2"/>
      </w:pPr>
      <w:bookmarkStart w:name="_Toc51571406" w:id="146"/>
      <w:bookmarkStart w:name="_Toc51582438" w:id="147"/>
      <w:bookmarkStart w:name="_Ref80602718" w:id="148"/>
      <w:bookmarkStart w:name="_Ref80602732" w:id="149"/>
      <w:bookmarkStart w:name="_Ref80602742" w:id="150"/>
      <w:bookmarkStart w:name="_Toc111639154" w:id="151"/>
      <w:r>
        <w:t>Pour l'emprunt à l’extérieur des heures de présence du TTP</w:t>
      </w:r>
      <w:bookmarkEnd w:id="146"/>
      <w:bookmarkEnd w:id="147"/>
      <w:bookmarkEnd w:id="148"/>
      <w:bookmarkEnd w:id="149"/>
      <w:bookmarkEnd w:id="150"/>
      <w:bookmarkEnd w:id="151"/>
      <w:r>
        <w:t xml:space="preserve"> </w:t>
      </w:r>
    </w:p>
    <w:p w:rsidR="077D1E35" w:rsidRDefault="077D1E35" w14:paraId="457E3B2C" w14:textId="504C3523">
      <w:r>
        <w:t>Vous pouvez vous entendre avec le TTP pour récupérer ou retourner du matériel à l’extérieur des heures de présence du TTP au bureau.</w:t>
      </w:r>
      <w:r w:rsidR="00A81F6C">
        <w:t xml:space="preserve"> </w:t>
      </w:r>
      <w:r w:rsidR="00A81F6C">
        <w:rPr>
          <w:rFonts w:eastAsiaTheme="majorEastAsia"/>
        </w:rPr>
        <w:t xml:space="preserve">Veuillez prendre connaissance du document « </w:t>
      </w:r>
      <w:hyperlink w:history="1" r:id="rId127">
        <w:r w:rsidRPr="00C3501E" w:rsidR="00A81F6C">
          <w:rPr>
            <w:rStyle w:val="Hyperlink"/>
            <w:rFonts w:eastAsiaTheme="majorEastAsia"/>
          </w:rPr>
          <w:t>LABORATOIRES ET STUDIOS TIM (A21)  Protocoles sanitaires, accès aux étudiants et professeurs et prêt d’équipement</w:t>
        </w:r>
      </w:hyperlink>
      <w:r w:rsidR="00A81F6C">
        <w:rPr>
          <w:rFonts w:eastAsiaTheme="majorEastAsia"/>
        </w:rPr>
        <w:t xml:space="preserve"> »</w:t>
      </w:r>
      <w:r w:rsidR="00242544">
        <w:rPr>
          <w:rFonts w:eastAsiaTheme="majorEastAsia"/>
        </w:rPr>
        <w:t>.</w:t>
      </w:r>
    </w:p>
    <w:p w:rsidR="077D1E35" w:rsidP="5F77E208" w:rsidRDefault="077D1E35" w14:paraId="5D2F30A7" w14:textId="2ABC5835">
      <w:pPr>
        <w:pStyle w:val="Heading3"/>
      </w:pPr>
      <w:bookmarkStart w:name="_Toc111639155" w:id="152"/>
      <w:r>
        <w:t>Récupération du matériel</w:t>
      </w:r>
      <w:bookmarkEnd w:id="152"/>
    </w:p>
    <w:p w:rsidR="077D1E35" w:rsidP="5F77E208" w:rsidRDefault="077D1E35" w14:paraId="7A8BAED9" w14:textId="7325D4E6">
      <w:pPr>
        <w:rPr>
          <w:rFonts w:eastAsia="Helvetica"/>
          <w:lang w:val="fr-FR"/>
        </w:rPr>
      </w:pPr>
      <w:r>
        <w:t xml:space="preserve">Le matériel emprunté sera déposé dans une section du bureau du TTP (C-1706). Vous devez demander l’accès à la salle au poste de la sécurité. </w:t>
      </w:r>
      <w:r w:rsidRPr="5F77E208">
        <w:rPr>
          <w:rFonts w:ascii="Calibri" w:hAnsi="Calibri" w:eastAsia="Calibri" w:cs="Calibri"/>
          <w:sz w:val="22"/>
          <w:szCs w:val="22"/>
        </w:rPr>
        <w:t>Un gardien vous accompagnera afin de vous ouvrir le local.</w:t>
      </w:r>
      <w:r w:rsidRPr="5F77E208">
        <w:rPr>
          <w:rFonts w:eastAsia="Helvetica"/>
          <w:lang w:val="fr-FR"/>
        </w:rPr>
        <w:t xml:space="preserve"> Le gardien de sécurité vérifiera votre identité et vous remettra les items identifiés à votre nom. Le </w:t>
      </w:r>
      <w:r>
        <w:t xml:space="preserve">matériel réservé sera dans une section clairement délimitée à l’intérieur du local du TTP. Le matériel sera individuellement identifié au nom de l’étudiant. </w:t>
      </w:r>
      <w:r w:rsidRPr="5F77E208">
        <w:rPr>
          <w:rFonts w:eastAsia="Helvetica"/>
          <w:lang w:val="fr-FR"/>
        </w:rPr>
        <w:t xml:space="preserve">Il est possible que lorsque l’emprunt concerne plusieurs petits items, que ces derniers ne soient pas identifiés individuellement, mais qu’ils soient regroupés dans un sac qui sera lui-même identifié. </w:t>
      </w:r>
    </w:p>
    <w:p w:rsidR="077D1E35" w:rsidP="25038719" w:rsidRDefault="077D1E35" w14:paraId="02479C9D" w14:textId="4F801B45">
      <w:pPr>
        <w:pStyle w:val="Heading3"/>
        <w:rPr>
          <w:rFonts w:eastAsia="Helvetica"/>
          <w:lang w:val="fr-FR"/>
        </w:rPr>
      </w:pPr>
      <w:bookmarkStart w:name="_Toc111639156" w:id="153"/>
      <w:r w:rsidRPr="25038719">
        <w:rPr>
          <w:rFonts w:eastAsia="Helvetica"/>
          <w:lang w:val="fr-FR"/>
        </w:rPr>
        <w:t>Retour du matériel</w:t>
      </w:r>
      <w:bookmarkEnd w:id="153"/>
    </w:p>
    <w:p w:rsidR="077D1E35" w:rsidP="5F77E208" w:rsidRDefault="077D1E35" w14:paraId="7D67525D" w14:textId="3124FC93">
      <w:r w:rsidRPr="25038719">
        <w:rPr>
          <w:rStyle w:val="Strong"/>
          <w:b w:val="0"/>
          <w:bCs w:val="0"/>
        </w:rPr>
        <w:t>Pour le retour du matériel, il y a aura une section délimitée dans le local du TTP (C-1706) où le gardien pourra déposer le matériel retourné. Vous devez demander l’accès à la salle au poste de sécurité. Un gardien vous accompagnera afin de vous ouvrir le local.</w:t>
      </w:r>
    </w:p>
    <w:p w:rsidR="5F77E208" w:rsidP="25038719" w:rsidRDefault="25038719" w14:paraId="154BEBF3" w14:textId="42216E0C">
      <w:pPr>
        <w:pStyle w:val="Heading1"/>
      </w:pPr>
      <w:bookmarkStart w:name="_Toc111639157" w:id="154"/>
      <w:r>
        <w:t>Costumier</w:t>
      </w:r>
      <w:bookmarkEnd w:id="154"/>
    </w:p>
    <w:p w:rsidR="5F77E208" w:rsidP="5F77E208" w:rsidRDefault="2F4F7694" w14:paraId="2FAA0FE6" w14:textId="02EA32D4">
      <w:r>
        <w:t xml:space="preserve">Le département de techniques d’intégration multimédia met à votre disposition un costumier. Ce costumier est accessible uniquement lorsqu’un TTP est sur place. Lorsque vous voulez réserver quelque chose dans le costumier, vous devez mettre un post it avec votre nom et la date où vous voulez emprunter des éléments. Pour récupérer des costumes, vous devez vous entendre avec un TTP sur comment vous pouvez récupérer les éléments. </w:t>
      </w:r>
    </w:p>
    <w:p w:rsidR="5F77E208" w:rsidP="25038719" w:rsidRDefault="003F1DC4" w14:paraId="2E70A7F3" w14:textId="1C5017ED">
      <w:r>
        <w:t>V</w:t>
      </w:r>
      <w:r w:rsidR="25038719">
        <w:t xml:space="preserve">ous devez faire </w:t>
      </w:r>
      <w:r>
        <w:t xml:space="preserve">très </w:t>
      </w:r>
      <w:r w:rsidR="25038719">
        <w:t xml:space="preserve">attention au classement du costumier, vous devez ranger le tout proprement. </w:t>
      </w:r>
    </w:p>
    <w:p w:rsidR="5F77E208" w:rsidP="25038719" w:rsidRDefault="5F77E208" w14:paraId="7E6FBB14" w14:textId="434DDC02"/>
    <w:p w:rsidR="2F4F7694" w:rsidP="00741F15" w:rsidRDefault="2F4F7694" w14:paraId="191A2B18" w14:textId="0F144ECD">
      <w:pPr>
        <w:pStyle w:val="Heading1"/>
      </w:pPr>
      <w:bookmarkStart w:name="_Toc51571407" w:id="155"/>
      <w:bookmarkStart w:name="_Toc51582439" w:id="156"/>
      <w:bookmarkStart w:name="_Toc111639158" w:id="157"/>
      <w:r>
        <w:t>Laboratoires informatiques</w:t>
      </w:r>
      <w:bookmarkEnd w:id="155"/>
      <w:bookmarkEnd w:id="156"/>
      <w:bookmarkEnd w:id="157"/>
    </w:p>
    <w:p w:rsidR="2F4F7694" w:rsidP="035B32C7" w:rsidRDefault="2F4F7694" w14:paraId="59144278" w14:textId="57B0CFD6">
      <w:r w:rsidRPr="035B32C7">
        <w:t>Le département de techniques d’intégration multimédia met à votre disposition 3 laboratoires pour y réaliser vos travaux. Ces locaux et leurs numéros sont :</w:t>
      </w:r>
    </w:p>
    <w:p w:rsidR="2F4F7694" w:rsidP="00C132F4" w:rsidRDefault="2F4F7694" w14:paraId="73041A1E" w14:textId="1F452EAF">
      <w:pPr>
        <w:pStyle w:val="ListParagraph"/>
        <w:numPr>
          <w:ilvl w:val="0"/>
          <w:numId w:val="20"/>
        </w:numPr>
        <w:rPr>
          <w:color w:val="000000" w:themeColor="text1"/>
        </w:rPr>
      </w:pPr>
      <w:r>
        <w:t xml:space="preserve">Laboratoires : B-1387 (PC-1), </w:t>
      </w:r>
      <w:r w:rsidR="5A87E47B">
        <w:t>C</w:t>
      </w:r>
      <w:r>
        <w:t>-1639 (PC-2), C-1577 (MAC)</w:t>
      </w:r>
    </w:p>
    <w:p w:rsidR="2F4F7694" w:rsidP="035B32C7" w:rsidRDefault="2F4F7694" w14:paraId="0D77DF5C" w14:textId="0C90F8A2">
      <w:r w:rsidRPr="035B32C7">
        <w:t>Compte tenu du grand nombre d’usagères et d’usagers, du coût d'achat et d'entretien des appareils ainsi que des nombreuses activités se déroulant dans les laboratoires, nous faisons appel à votre collaboration pour la mise en application des règles suivantes.  </w:t>
      </w:r>
    </w:p>
    <w:p w:rsidR="2F4F7694" w:rsidP="5F77E208" w:rsidRDefault="2F4F7694" w14:paraId="7D81BDDE" w14:textId="2B91DA9F">
      <w:pPr>
        <w:rPr>
          <w:b/>
          <w:bCs/>
          <w:color w:val="FF0000"/>
        </w:rPr>
      </w:pPr>
      <w:r w:rsidRPr="035B32C7">
        <w:rPr>
          <w:b/>
          <w:bCs/>
        </w:rPr>
        <w:t> Veuillez noter que lorsque des appareils sont brisés, ils ne sont pas remplacés. </w:t>
      </w:r>
      <w:r w:rsidRPr="035B32C7">
        <w:rPr>
          <w:b/>
          <w:bCs/>
          <w:color w:val="FF0000"/>
        </w:rPr>
        <w:t> </w:t>
      </w:r>
    </w:p>
    <w:p w:rsidR="2F4F7694" w:rsidP="00741F15" w:rsidRDefault="00B27128" w14:paraId="0163BFB9" w14:textId="4BC9F62A">
      <w:pPr>
        <w:pStyle w:val="Heading2"/>
      </w:pPr>
      <w:bookmarkStart w:name="_Toc51571408" w:id="158"/>
      <w:bookmarkStart w:name="_Toc51582440" w:id="159"/>
      <w:bookmarkStart w:name="_Toc111639159" w:id="160"/>
      <w:r>
        <w:t>Heures d</w:t>
      </w:r>
      <w:r w:rsidR="2F4F7694">
        <w:t>’accès aux laboratoires</w:t>
      </w:r>
      <w:bookmarkEnd w:id="158"/>
      <w:bookmarkEnd w:id="159"/>
      <w:bookmarkEnd w:id="160"/>
    </w:p>
    <w:p w:rsidR="2F4F7694" w:rsidP="048B87D4" w:rsidRDefault="2F4F7694" w14:paraId="442317DC" w14:textId="53626680">
      <w:pPr>
        <w:rPr>
          <w:rFonts w:eastAsiaTheme="majorEastAsia"/>
        </w:rPr>
      </w:pPr>
      <w:r w:rsidRPr="048B87D4">
        <w:rPr>
          <w:rFonts w:eastAsiaTheme="majorEastAsia"/>
        </w:rPr>
        <w:t>Vous pouvez accéder aux laboratoires entre 7h00 et 22h00.</w:t>
      </w:r>
      <w:r w:rsidRPr="048B87D4" w:rsidR="577B0303">
        <w:rPr>
          <w:rFonts w:eastAsiaTheme="majorEastAsia"/>
        </w:rPr>
        <w:t xml:space="preserve"> Si les portes du collège sont barrées, vous devez passer par la porte 3.</w:t>
      </w:r>
      <w:r w:rsidRPr="048B87D4" w:rsidR="0CFAC525">
        <w:rPr>
          <w:rFonts w:eastAsiaTheme="majorEastAsia"/>
        </w:rPr>
        <w:t xml:space="preserve"> Si la porte 3 est barrée, vous devez appuyer sur la sonnette, un gardien viendra vous ouvrir. </w:t>
      </w:r>
    </w:p>
    <w:p w:rsidR="2F4F7694" w:rsidP="00741F15" w:rsidRDefault="2F4F7694" w14:paraId="35AE7978" w14:textId="2E03E97D">
      <w:pPr>
        <w:pStyle w:val="Heading2"/>
      </w:pPr>
      <w:bookmarkStart w:name="_Toc51571409" w:id="161"/>
      <w:bookmarkStart w:name="_Toc51582441" w:id="162"/>
      <w:bookmarkStart w:name="_Toc111639160" w:id="163"/>
      <w:r>
        <w:t>Utilisation des laboratoires</w:t>
      </w:r>
      <w:bookmarkEnd w:id="161"/>
      <w:bookmarkEnd w:id="162"/>
      <w:bookmarkEnd w:id="163"/>
    </w:p>
    <w:p w:rsidR="2F4F7694" w:rsidP="00C132F4" w:rsidRDefault="2F4F7694" w14:paraId="23EA99E1" w14:textId="77777777">
      <w:pPr>
        <w:pStyle w:val="ListParagraph"/>
        <w:numPr>
          <w:ilvl w:val="0"/>
          <w:numId w:val="18"/>
        </w:numPr>
        <w:rPr>
          <w:rFonts w:eastAsia="Times New Roman"/>
          <w:lang w:eastAsia="fr-CA"/>
        </w:rPr>
      </w:pPr>
      <w:r w:rsidRPr="5F77E208">
        <w:rPr>
          <w:rFonts w:eastAsia="Times New Roman"/>
          <w:lang w:eastAsia="fr-CA"/>
        </w:rPr>
        <w:t>L'accès aux ordinateurs est réservé aux étudiantes et étudiants inscrits à la technique d’intégration multimédia.  </w:t>
      </w:r>
    </w:p>
    <w:p w:rsidR="2F4F7694" w:rsidP="00C132F4" w:rsidRDefault="2F4F7694" w14:paraId="0489E9AF" w14:textId="77777777">
      <w:pPr>
        <w:pStyle w:val="ListParagraph"/>
        <w:numPr>
          <w:ilvl w:val="0"/>
          <w:numId w:val="18"/>
        </w:numPr>
        <w:rPr>
          <w:rFonts w:eastAsia="Times New Roman"/>
          <w:lang w:eastAsia="fr-CA"/>
        </w:rPr>
      </w:pPr>
      <w:r w:rsidRPr="5F77E208">
        <w:rPr>
          <w:rFonts w:eastAsia="Times New Roman"/>
          <w:lang w:eastAsia="fr-CA"/>
        </w:rPr>
        <w:t>Il est interdit de fumer, boire ou manger dans les laboratoires informatiques. Après utilisation, vous devez ranger et nettoyer votre espace de travail.  </w:t>
      </w:r>
    </w:p>
    <w:p w:rsidR="2F4F7694" w:rsidP="00C132F4" w:rsidRDefault="2F4F7694" w14:paraId="5AB32C75" w14:textId="77777777">
      <w:pPr>
        <w:pStyle w:val="ListParagraph"/>
        <w:numPr>
          <w:ilvl w:val="0"/>
          <w:numId w:val="18"/>
        </w:numPr>
        <w:rPr>
          <w:rFonts w:eastAsia="Times New Roman"/>
          <w:lang w:eastAsia="fr-CA"/>
        </w:rPr>
      </w:pPr>
      <w:r w:rsidRPr="5F77E208">
        <w:rPr>
          <w:rFonts w:eastAsia="Times New Roman"/>
          <w:lang w:eastAsia="fr-CA"/>
        </w:rPr>
        <w:t>La priorité est accordée aux travaux pratiques prévus dans le cadre des cours.  </w:t>
      </w:r>
    </w:p>
    <w:p w:rsidR="2F4F7694" w:rsidP="00C132F4" w:rsidRDefault="2F4F7694" w14:paraId="6A8CB440" w14:textId="77777777">
      <w:pPr>
        <w:pStyle w:val="ListParagraph"/>
        <w:numPr>
          <w:ilvl w:val="0"/>
          <w:numId w:val="18"/>
        </w:numPr>
        <w:rPr>
          <w:rFonts w:eastAsia="Times New Roman"/>
          <w:lang w:eastAsia="fr-CA"/>
        </w:rPr>
      </w:pPr>
      <w:r w:rsidRPr="5F77E208">
        <w:rPr>
          <w:rFonts w:eastAsia="Times New Roman"/>
          <w:lang w:eastAsia="fr-CA"/>
        </w:rPr>
        <w:t>L'Internet et les logiciels installés sur les ordinateurs doivent être utilisés uniquement à des fins académiques. </w:t>
      </w:r>
    </w:p>
    <w:p w:rsidR="2F4F7694" w:rsidP="00C132F4" w:rsidRDefault="2F4F7694" w14:paraId="52E2D779" w14:textId="77777777">
      <w:pPr>
        <w:pStyle w:val="ListParagraph"/>
        <w:numPr>
          <w:ilvl w:val="0"/>
          <w:numId w:val="18"/>
        </w:numPr>
        <w:rPr>
          <w:rFonts w:eastAsia="Times New Roman"/>
          <w:lang w:eastAsia="fr-CA"/>
        </w:rPr>
      </w:pPr>
      <w:r w:rsidRPr="5F77E208">
        <w:rPr>
          <w:rFonts w:eastAsia="Times New Roman"/>
          <w:lang w:eastAsia="fr-CA"/>
        </w:rPr>
        <w:t>Tous les appareils qui se trouvent dans les laboratoires informatiques doivent être utilisés sur place. </w:t>
      </w:r>
    </w:p>
    <w:p w:rsidR="2F4F7694" w:rsidP="00C132F4" w:rsidRDefault="2F4F7694" w14:paraId="28D45BE2" w14:textId="77777777">
      <w:pPr>
        <w:pStyle w:val="ListParagraph"/>
        <w:numPr>
          <w:ilvl w:val="0"/>
          <w:numId w:val="18"/>
        </w:numPr>
        <w:rPr>
          <w:rFonts w:eastAsia="Times New Roman"/>
          <w:lang w:eastAsia="fr-CA"/>
        </w:rPr>
      </w:pPr>
      <w:r w:rsidRPr="5F77E208">
        <w:rPr>
          <w:rFonts w:eastAsia="Times New Roman"/>
          <w:lang w:eastAsia="fr-CA"/>
        </w:rPr>
        <w:t>La présence de virus informatiques doit être vérifiée systématiquement sur tout support de stockage utilisé dans les laboratoires et sur tout fichier téléchargé à partir du réseau Internet.  </w:t>
      </w:r>
    </w:p>
    <w:p w:rsidR="2F4F7694" w:rsidP="00C132F4" w:rsidRDefault="2F4F7694" w14:paraId="61E8BA89" w14:textId="0D6EB2B6">
      <w:pPr>
        <w:pStyle w:val="ListParagraph"/>
        <w:numPr>
          <w:ilvl w:val="0"/>
          <w:numId w:val="18"/>
        </w:numPr>
        <w:rPr>
          <w:rFonts w:eastAsia="Times New Roman"/>
          <w:lang w:eastAsia="fr-CA"/>
        </w:rPr>
      </w:pPr>
      <w:r w:rsidRPr="5F77E208">
        <w:rPr>
          <w:rFonts w:eastAsia="Times New Roman"/>
          <w:lang w:eastAsia="fr-CA"/>
        </w:rPr>
        <w:t>Ne pas transférer sur le Public à partir d’un laboratoire. </w:t>
      </w:r>
    </w:p>
    <w:p w:rsidR="2F4F7694" w:rsidP="00C132F4" w:rsidRDefault="2F4F7694" w14:paraId="50D90646" w14:textId="0C4BB938">
      <w:pPr>
        <w:pStyle w:val="ListParagraph"/>
        <w:numPr>
          <w:ilvl w:val="0"/>
          <w:numId w:val="18"/>
        </w:numPr>
        <w:rPr>
          <w:rFonts w:eastAsia="Times New Roman"/>
          <w:lang w:eastAsia="fr-CA"/>
        </w:rPr>
      </w:pPr>
      <w:r w:rsidRPr="5F77E208">
        <w:rPr>
          <w:rFonts w:eastAsia="Times New Roman"/>
          <w:lang w:eastAsia="fr-CA"/>
        </w:rPr>
        <w:t>Ne pas travailler directement sur le serveur Nas-tim, mais plutôt sur le disque dur interne de votre ordinateur ou sur un disque dur externe.  </w:t>
      </w:r>
    </w:p>
    <w:p w:rsidR="7D44063E" w:rsidP="00C132F4" w:rsidRDefault="7D44063E" w14:paraId="238589FD" w14:textId="5DF6977A">
      <w:pPr>
        <w:pStyle w:val="ListParagraph"/>
        <w:numPr>
          <w:ilvl w:val="1"/>
          <w:numId w:val="18"/>
        </w:numPr>
        <w:rPr>
          <w:lang w:eastAsia="fr-CA"/>
        </w:rPr>
      </w:pPr>
      <w:r w:rsidRPr="439FC279">
        <w:t>Sur le disque C, l’étudiant a un profil privé. Le profil de l’étudiant est effacé aux 2 semaines si l'étudiant ne s'est pas connecté.</w:t>
      </w:r>
    </w:p>
    <w:p w:rsidR="7D44063E" w:rsidP="00C132F4" w:rsidRDefault="7D44063E" w14:paraId="5E72A125" w14:textId="14062C8E">
      <w:pPr>
        <w:pStyle w:val="ListParagraph"/>
        <w:numPr>
          <w:ilvl w:val="1"/>
          <w:numId w:val="18"/>
        </w:numPr>
        <w:rPr>
          <w:lang w:eastAsia="fr-CA"/>
        </w:rPr>
      </w:pPr>
      <w:r w:rsidRPr="439FC279">
        <w:t>Sur le disque D, l’étudiant n’a pas de profil privé, donc tout le monde peut accéder à ses fichiers. Enfin, le disque D n’est pas effacé.</w:t>
      </w:r>
    </w:p>
    <w:p w:rsidR="2F4F7694" w:rsidP="00C132F4" w:rsidRDefault="2F4F7694" w14:paraId="5E0E2C4A" w14:textId="77777777">
      <w:pPr>
        <w:pStyle w:val="ListParagraph"/>
        <w:numPr>
          <w:ilvl w:val="0"/>
          <w:numId w:val="18"/>
        </w:numPr>
        <w:rPr>
          <w:rFonts w:eastAsia="Times New Roman"/>
          <w:lang w:eastAsia="fr-CA"/>
        </w:rPr>
      </w:pPr>
      <w:r w:rsidRPr="5F77E208">
        <w:rPr>
          <w:rFonts w:eastAsia="Times New Roman"/>
          <w:lang w:eastAsia="fr-CA"/>
        </w:rPr>
        <w:t>Les étudiantes et étudiants peuvent faire usage des postes informatiques à des fins académiques de façon libre en dehors des cours ou des périodes de travaux pratiques dirigés selon les consignes suivantes : </w:t>
      </w:r>
    </w:p>
    <w:p w:rsidR="2F4F7694" w:rsidP="00C132F4" w:rsidRDefault="2F4F7694" w14:paraId="24828BC2" w14:textId="77777777">
      <w:pPr>
        <w:pStyle w:val="ListParagraph"/>
        <w:numPr>
          <w:ilvl w:val="1"/>
          <w:numId w:val="18"/>
        </w:numPr>
        <w:rPr>
          <w:rFonts w:eastAsia="Times New Roman"/>
          <w:lang w:eastAsia="fr-CA"/>
        </w:rPr>
      </w:pPr>
      <w:r w:rsidRPr="5F77E208">
        <w:rPr>
          <w:rFonts w:eastAsia="Times New Roman"/>
          <w:lang w:eastAsia="fr-CA"/>
        </w:rPr>
        <w:t>Toujours travailler la porte fermée et barrée. Ouvrir la porte uniquement aux étudiants en techniques d’intégration multimédia. </w:t>
      </w:r>
    </w:p>
    <w:p w:rsidR="2F4F7694" w:rsidP="00C132F4" w:rsidRDefault="2F4F7694" w14:paraId="1B2FE0FE" w14:textId="3817AE63">
      <w:pPr>
        <w:pStyle w:val="ListParagraph"/>
        <w:numPr>
          <w:ilvl w:val="1"/>
          <w:numId w:val="18"/>
        </w:numPr>
        <w:rPr>
          <w:rFonts w:eastAsia="Times New Roman"/>
          <w:lang w:eastAsia="fr-CA"/>
        </w:rPr>
      </w:pPr>
      <w:r w:rsidRPr="5F77E208">
        <w:rPr>
          <w:rFonts w:eastAsia="Times New Roman"/>
          <w:lang w:eastAsia="fr-CA"/>
        </w:rPr>
        <w:t>Pendant les périodes libres, on ne peut occuper un appareil pour plus de trois heures consécutives (à moins que l’appareil reste vacant). N</w:t>
      </w:r>
      <w:r w:rsidRPr="5F77E208">
        <w:rPr>
          <w:rFonts w:eastAsia="Times New Roman"/>
          <w:i/>
          <w:iCs/>
          <w:lang w:eastAsia="fr-CA"/>
        </w:rPr>
        <w:t>ous faisons ici appel à votre esprit d’écoute, de bon jugement et de collaboration entre collègues pour vous assurer que toutes les étudiantes et étudiants puissent avoir accès aux équipements de façon équitable).</w:t>
      </w:r>
      <w:r w:rsidRPr="5F77E208">
        <w:rPr>
          <w:rFonts w:eastAsia="Times New Roman"/>
          <w:lang w:eastAsia="fr-CA"/>
        </w:rPr>
        <w:t> </w:t>
      </w:r>
    </w:p>
    <w:p w:rsidR="2F4F7694" w:rsidP="00741F15" w:rsidRDefault="2F4F7694" w14:paraId="116E15ED" w14:textId="530C0815">
      <w:pPr>
        <w:pStyle w:val="Heading2"/>
        <w:rPr>
          <w:rFonts w:ascii="Times New Roman" w:hAnsi="Times New Roman" w:cs="Times New Roman"/>
          <w:sz w:val="24"/>
          <w:szCs w:val="24"/>
          <w:lang w:eastAsia="fr-CA"/>
        </w:rPr>
      </w:pPr>
      <w:bookmarkStart w:name="_Toc51571410" w:id="164"/>
      <w:bookmarkStart w:name="_Toc51582442" w:id="165"/>
      <w:bookmarkStart w:name="_Toc111639161" w:id="166"/>
      <w:r w:rsidRPr="25038719">
        <w:rPr>
          <w:lang w:eastAsia="fr-CA"/>
        </w:rPr>
        <w:t>Procédure pour ouvrir la porte des laboratoires par les étudiantes ou étudiants</w:t>
      </w:r>
      <w:bookmarkEnd w:id="164"/>
      <w:bookmarkEnd w:id="165"/>
      <w:bookmarkEnd w:id="166"/>
      <w:r w:rsidRPr="25038719">
        <w:rPr>
          <w:lang w:eastAsia="fr-CA"/>
        </w:rPr>
        <w:t> </w:t>
      </w:r>
    </w:p>
    <w:p w:rsidR="2F4F7694" w:rsidP="00C132F4" w:rsidRDefault="2F4F7694" w14:paraId="5904F4A1" w14:textId="77777777">
      <w:pPr>
        <w:pStyle w:val="ListParagraph"/>
        <w:numPr>
          <w:ilvl w:val="0"/>
          <w:numId w:val="37"/>
        </w:numPr>
        <w:rPr>
          <w:rFonts w:eastAsia="Times New Roman"/>
          <w:lang w:eastAsia="fr-CA"/>
        </w:rPr>
      </w:pPr>
      <w:r w:rsidRPr="5F77E208">
        <w:rPr>
          <w:rFonts w:eastAsia="Times New Roman"/>
          <w:lang w:eastAsia="fr-CA"/>
        </w:rPr>
        <w:t>Du lundi au vendredi, entre 8h00 et 18h00, demandez dans un premier temps à un professeur de vous ouvrir la porte d’un laboratoire.  </w:t>
      </w:r>
    </w:p>
    <w:p w:rsidR="2F4F7694" w:rsidP="00C132F4" w:rsidRDefault="2F4F7694" w14:paraId="76EB7EA4" w14:textId="2D55D293">
      <w:pPr>
        <w:pStyle w:val="ListParagraph"/>
        <w:numPr>
          <w:ilvl w:val="0"/>
          <w:numId w:val="37"/>
        </w:numPr>
        <w:rPr>
          <w:rFonts w:eastAsia="Times New Roman"/>
          <w:lang w:eastAsia="fr-CA"/>
        </w:rPr>
      </w:pPr>
      <w:r w:rsidRPr="5F77E208">
        <w:rPr>
          <w:rFonts w:eastAsia="Times New Roman"/>
          <w:lang w:eastAsia="fr-CA"/>
        </w:rPr>
        <w:t xml:space="preserve">En dehors des heures ouvrables ou en l’absence du personnel enseignant, allez à la sécurité avec votre carte étudiante. Celle-ci vous remettra </w:t>
      </w:r>
      <w:r w:rsidRPr="2BD65F06" w:rsidR="540CD31F">
        <w:rPr>
          <w:rFonts w:eastAsia="Times New Roman"/>
          <w:lang w:eastAsia="fr-CA"/>
        </w:rPr>
        <w:t>une carte encryptée</w:t>
      </w:r>
      <w:r w:rsidRPr="5F77E208">
        <w:rPr>
          <w:rFonts w:eastAsia="Times New Roman"/>
          <w:lang w:eastAsia="fr-CA"/>
        </w:rPr>
        <w:t xml:space="preserve"> en échange de votre carte. À partir du moment où vous êtes en possession de la </w:t>
      </w:r>
      <w:r w:rsidRPr="2BD65F06">
        <w:rPr>
          <w:rFonts w:eastAsia="Times New Roman"/>
          <w:lang w:eastAsia="fr-CA"/>
        </w:rPr>
        <w:t>c</w:t>
      </w:r>
      <w:r w:rsidRPr="2BD65F06" w:rsidR="51D369FE">
        <w:rPr>
          <w:rFonts w:eastAsia="Times New Roman"/>
          <w:lang w:eastAsia="fr-CA"/>
        </w:rPr>
        <w:t>arte encryptée</w:t>
      </w:r>
      <w:r w:rsidRPr="5F77E208">
        <w:rPr>
          <w:rFonts w:eastAsia="Times New Roman"/>
          <w:lang w:eastAsia="fr-CA"/>
        </w:rPr>
        <w:t>, vous êtes responsable du laboratoire.  </w:t>
      </w:r>
    </w:p>
    <w:p w:rsidR="2F4F7694" w:rsidP="00C132F4" w:rsidRDefault="2F4F7694" w14:paraId="5A3F1130" w14:textId="0F6133AD">
      <w:pPr>
        <w:pStyle w:val="ListParagraph"/>
        <w:numPr>
          <w:ilvl w:val="0"/>
          <w:numId w:val="37"/>
        </w:numPr>
      </w:pPr>
      <w:r w:rsidRPr="7CA31631">
        <w:rPr>
          <w:rFonts w:eastAsia="Times New Roman"/>
          <w:lang w:eastAsia="fr-CA"/>
        </w:rPr>
        <w:t xml:space="preserve">Lorsque vous quittez le laboratoire, vous devez vous assurer qu’il n’y plus personne dans le local et que la porte est fermée et barrée. Vous devez ensuite ramener la </w:t>
      </w:r>
      <w:r w:rsidRPr="7CA31631" w:rsidR="7C5172BE">
        <w:rPr>
          <w:rFonts w:eastAsia="Times New Roman"/>
          <w:lang w:eastAsia="fr-CA"/>
        </w:rPr>
        <w:t>carte encryptée</w:t>
      </w:r>
      <w:r w:rsidRPr="7CA31631">
        <w:rPr>
          <w:rFonts w:eastAsia="Times New Roman"/>
          <w:lang w:eastAsia="fr-CA"/>
        </w:rPr>
        <w:t xml:space="preserve"> à la sécurité. (Si, par ailleurs, une étudiante ou un étudiant souhaite demeurer dans le local pour faire ses travaux, celui-ci doit venir à la sécurité avec vous pour faire l’échange de carte étudiante.) </w:t>
      </w:r>
    </w:p>
    <w:p w:rsidR="734D6DF2" w:rsidP="25038719" w:rsidRDefault="00B27128" w14:paraId="5234CD2A" w14:textId="1C44F67F">
      <w:pPr>
        <w:pStyle w:val="Heading2"/>
        <w:rPr>
          <w:lang w:eastAsia="fr-CA"/>
        </w:rPr>
      </w:pPr>
      <w:bookmarkStart w:name="_Toc111639162" w:id="167"/>
      <w:r w:rsidRPr="25038719">
        <w:rPr>
          <w:lang w:eastAsia="fr-CA"/>
        </w:rPr>
        <w:t>Problèmes techniques réseaux et mots de passe</w:t>
      </w:r>
      <w:bookmarkEnd w:id="167"/>
    </w:p>
    <w:p w:rsidR="734D6DF2" w:rsidP="00C132F4" w:rsidRDefault="734D6DF2" w14:paraId="1B5605EE" w14:textId="5FEA21D3">
      <w:pPr>
        <w:pStyle w:val="ListParagraph"/>
        <w:numPr>
          <w:ilvl w:val="0"/>
          <w:numId w:val="11"/>
        </w:numPr>
        <w:rPr>
          <w:rStyle w:val="Hyperlink"/>
        </w:rPr>
      </w:pPr>
      <w:r w:rsidRPr="1417CE50">
        <w:t xml:space="preserve">Vous pouvez contacter le CCTI pour </w:t>
      </w:r>
      <w:r w:rsidRPr="1417CE50" w:rsidR="5A175EE7">
        <w:t>réinit</w:t>
      </w:r>
      <w:r w:rsidR="5A175EE7">
        <w:t>ialiser</w:t>
      </w:r>
      <w:r>
        <w:t xml:space="preserve"> des mots de passe ou autres au téléphone (450) 975-6100</w:t>
      </w:r>
      <w:r>
        <w:t xml:space="preserve">‬ 6400 ou via </w:t>
      </w:r>
      <w:hyperlink r:id="rId128">
        <w:r w:rsidRPr="1417CE50">
          <w:rPr>
            <w:rStyle w:val="Hyperlink"/>
          </w:rPr>
          <w:t>www.cmontmorency.qc.ca/portail</w:t>
        </w:r>
      </w:hyperlink>
    </w:p>
    <w:p w:rsidR="00AC2DF3" w:rsidP="2549F7CA" w:rsidRDefault="00AC2DF3" w14:paraId="77AF05AE" w14:textId="5FEA21D3">
      <w:pPr>
        <w:pStyle w:val="Heading2"/>
      </w:pPr>
      <w:bookmarkStart w:name="_Toc111639163" w:id="168"/>
      <w:r>
        <w:t>Utilisation du laboratoire Windows B-1387 pour rendus durant l’hiver</w:t>
      </w:r>
      <w:bookmarkEnd w:id="168"/>
    </w:p>
    <w:p w:rsidR="00AC2DF3" w:rsidRDefault="00AC2DF3" w14:paraId="17BD0A43" w14:textId="09767E62">
      <w:r>
        <w:t xml:space="preserve">Chaque semaine, </w:t>
      </w:r>
      <w:r w:rsidR="00EE3A72">
        <w:t>certaines périodes de travail d’</w:t>
      </w:r>
      <w:r w:rsidR="00D92B67">
        <w:t>un</w:t>
      </w:r>
      <w:r>
        <w:t xml:space="preserve"> laboratoire informatique Windows ser</w:t>
      </w:r>
      <w:r w:rsidR="00EE3A72">
        <w:t>ont</w:t>
      </w:r>
      <w:r>
        <w:t xml:space="preserve"> exclusivement réservé aux élèves du groupe cours Animation 3D - 582 414 MO pour que </w:t>
      </w:r>
      <w:r w:rsidR="00CD72A8">
        <w:t xml:space="preserve">ceux-ci </w:t>
      </w:r>
      <w:r>
        <w:t>travail</w:t>
      </w:r>
      <w:r w:rsidR="00CD72A8">
        <w:t>lent</w:t>
      </w:r>
      <w:r>
        <w:t xml:space="preserve"> sur leur projet de 3D</w:t>
      </w:r>
      <w:r w:rsidR="00EE3A72">
        <w:t xml:space="preserve"> et puissent faire des rendus </w:t>
      </w:r>
      <w:r w:rsidR="00BE3CA3">
        <w:t>sur place et à distance</w:t>
      </w:r>
      <w:r>
        <w:t>.</w:t>
      </w:r>
    </w:p>
    <w:p w:rsidR="2549F7CA" w:rsidP="2549F7CA" w:rsidRDefault="00AC2DF3" w14:paraId="2F73DD35" w14:textId="7A6BCCDD">
      <w:r>
        <w:t xml:space="preserve">Au début de la session, les élèves choisiront un poste informatique. Celui-ci leur sera réservé </w:t>
      </w:r>
      <w:r w:rsidR="00CD72A8">
        <w:t>tout au long</w:t>
      </w:r>
      <w:r>
        <w:t xml:space="preserve"> de la session afin qu’ils puissent réaliser leur rendus 3D.</w:t>
      </w:r>
      <w:r w:rsidR="00CD72A8">
        <w:t xml:space="preserve"> </w:t>
      </w:r>
      <w:r>
        <w:t>Il n’est pas possible d’utiliser un autre poste que le sien.</w:t>
      </w:r>
      <w:r w:rsidR="00CD72A8">
        <w:t xml:space="preserve"> </w:t>
      </w:r>
      <w:r>
        <w:t>Les</w:t>
      </w:r>
      <w:r w:rsidR="00C937FB">
        <w:t xml:space="preserve"> </w:t>
      </w:r>
      <w:r>
        <w:t>étudiants seront en mesure d’accéder à leur poste dédié soit en personne, soit via la plateforme Real VNC.</w:t>
      </w:r>
    </w:p>
    <w:p w:rsidR="2549F7CA" w:rsidP="2549F7CA" w:rsidRDefault="2549F7CA" w14:paraId="606C5F9B" w14:textId="25DA1DE3">
      <w:pPr>
        <w:pStyle w:val="Heading1"/>
      </w:pPr>
      <w:bookmarkStart w:name="_Toc111639164" w:id="169"/>
      <w:r>
        <w:t>Centre de travail - C-1602</w:t>
      </w:r>
      <w:bookmarkEnd w:id="169"/>
    </w:p>
    <w:p w:rsidR="00736617" w:rsidP="2549F7CA" w:rsidRDefault="00736617" w14:paraId="52C05B15" w14:textId="4BB18328">
      <w:pPr>
        <w:pStyle w:val="NormalWeb"/>
        <w:rPr>
          <w:rFonts w:asciiTheme="majorHAnsi" w:hAnsiTheme="majorHAnsi" w:eastAsiaTheme="majorEastAsia" w:cstheme="majorBidi"/>
          <w:sz w:val="20"/>
          <w:szCs w:val="20"/>
        </w:rPr>
      </w:pPr>
      <w:r>
        <w:br/>
      </w:r>
      <w:r w:rsidRPr="2549F7CA">
        <w:rPr>
          <w:rFonts w:asciiTheme="majorHAnsi" w:hAnsiTheme="majorHAnsi" w:eastAsiaTheme="majorEastAsia" w:cstheme="majorBidi"/>
          <w:sz w:val="20"/>
          <w:szCs w:val="20"/>
        </w:rPr>
        <w:t xml:space="preserve">Nous avons un nouveau local dans lequel vous allez pouvoir travailler sur vos projets. Le local contient 10 postes informatiques. </w:t>
      </w:r>
      <w:r w:rsidRPr="2549F7CA">
        <w:rPr>
          <w:rFonts w:asciiTheme="majorHAnsi" w:hAnsiTheme="majorHAnsi" w:eastAsiaTheme="majorEastAsia" w:cstheme="majorBidi"/>
          <w:b/>
          <w:bCs/>
          <w:sz w:val="20"/>
          <w:szCs w:val="20"/>
        </w:rPr>
        <w:t xml:space="preserve">Ces sont les mêmes ordinateurs que dans les laboratoires Windows, mais aucun cours n’y est donné! </w:t>
      </w:r>
      <w:r w:rsidRPr="2549F7CA">
        <w:rPr>
          <w:rFonts w:asciiTheme="majorHAnsi" w:hAnsiTheme="majorHAnsi" w:eastAsiaTheme="majorEastAsia" w:cstheme="majorBidi"/>
          <w:sz w:val="20"/>
          <w:szCs w:val="20"/>
        </w:rPr>
        <w:t>Ce local est donc presque toujours disponible pour le travail! Pour pouvoir ouvrir le local s’il est barré, vous devez aller chercher la carte Salto à la sécurité comme pour les autres laboratoires. S'il n'y a plus d'étudiant vous devez fermer la porte derrière vous en quittant.</w:t>
      </w:r>
    </w:p>
    <w:p w:rsidR="1417CE50" w:rsidP="1417CE50" w:rsidRDefault="1417CE50" w14:paraId="6015155B" w14:textId="7A6BCCDD">
      <w:pPr>
        <w:pStyle w:val="NormalWeb"/>
      </w:pPr>
    </w:p>
    <w:p w:rsidR="00736617" w:rsidP="2549F7CA" w:rsidRDefault="00736617" w14:paraId="21C8BE0B" w14:textId="77777777">
      <w:pPr>
        <w:pStyle w:val="NormalWeb"/>
        <w:spacing w:after="165" w:afterAutospacing="0"/>
        <w:rPr>
          <w:rFonts w:asciiTheme="majorHAnsi" w:hAnsiTheme="majorHAnsi" w:eastAsiaTheme="majorEastAsia" w:cstheme="majorBidi"/>
          <w:sz w:val="20"/>
          <w:szCs w:val="20"/>
        </w:rPr>
      </w:pPr>
      <w:r w:rsidRPr="2549F7CA">
        <w:rPr>
          <w:rStyle w:val="Strong"/>
          <w:rFonts w:asciiTheme="majorHAnsi" w:hAnsiTheme="majorHAnsi" w:eastAsiaTheme="majorEastAsia" w:cstheme="majorBidi"/>
          <w:sz w:val="20"/>
          <w:szCs w:val="20"/>
        </w:rPr>
        <w:t xml:space="preserve">L’utilisation des ordinateurs du C-1602 est réservée en priorité aux étudiants d’intégration multimédia (TIM). </w:t>
      </w:r>
      <w:r w:rsidRPr="2549F7CA">
        <w:rPr>
          <w:rFonts w:asciiTheme="majorHAnsi" w:hAnsiTheme="majorHAnsi" w:eastAsiaTheme="majorEastAsia" w:cstheme="majorBidi"/>
          <w:sz w:val="20"/>
          <w:szCs w:val="20"/>
        </w:rPr>
        <w:t xml:space="preserve">Les étudiants des autres disciplines artistiques (littérature, langues, arts et cinéma) peuvent </w:t>
      </w:r>
      <w:r w:rsidRPr="2549F7CA">
        <w:rPr>
          <w:rFonts w:asciiTheme="majorHAnsi" w:hAnsiTheme="majorHAnsi" w:eastAsiaTheme="majorEastAsia" w:cstheme="majorBidi"/>
          <w:b/>
          <w:bCs/>
          <w:sz w:val="20"/>
          <w:szCs w:val="20"/>
        </w:rPr>
        <w:t>parfois</w:t>
      </w:r>
      <w:r w:rsidRPr="2549F7CA">
        <w:rPr>
          <w:rFonts w:asciiTheme="majorHAnsi" w:hAnsiTheme="majorHAnsi" w:eastAsiaTheme="majorEastAsia" w:cstheme="majorBidi"/>
          <w:sz w:val="20"/>
          <w:szCs w:val="20"/>
        </w:rPr>
        <w:t xml:space="preserve"> utiliser ces ordinateurs dans le cadre d’activités organisées par leurs professeurs. Il est donc important de consulter le calendrier pour vérifier s’il y a une activité spéciale de prévue : </w:t>
      </w:r>
      <w:hyperlink w:tgtFrame="_blank" w:tooltip="https://teamup.com/ks76f5anqjk6r6enge" w:history="1" r:id="rId129">
        <w:r w:rsidRPr="2549F7CA">
          <w:rPr>
            <w:rStyle w:val="Hyperlink"/>
            <w:rFonts w:ascii="Calibri" w:hAnsi="Calibri" w:cs="Calibri"/>
            <w:color w:val="6888C9"/>
            <w:sz w:val="22"/>
            <w:szCs w:val="22"/>
          </w:rPr>
          <w:t>https://teamup.com/ks76f5anqjk6r6enge</w:t>
        </w:r>
      </w:hyperlink>
      <w:r w:rsidRPr="2549F7CA">
        <w:rPr>
          <w:rFonts w:asciiTheme="majorHAnsi" w:hAnsiTheme="majorHAnsi" w:eastAsiaTheme="majorEastAsia" w:cstheme="majorBidi"/>
          <w:sz w:val="20"/>
          <w:szCs w:val="20"/>
        </w:rPr>
        <w:t xml:space="preserve"> </w:t>
      </w:r>
    </w:p>
    <w:p w:rsidR="00736617" w:rsidP="2549F7CA" w:rsidRDefault="00736617" w14:paraId="7C620BB3" w14:textId="45A319BB">
      <w:pPr>
        <w:pStyle w:val="NormalWeb"/>
        <w:spacing w:after="165" w:afterAutospacing="0"/>
        <w:rPr>
          <w:rFonts w:asciiTheme="majorHAnsi" w:hAnsiTheme="majorHAnsi" w:eastAsiaTheme="majorEastAsia" w:cstheme="majorBidi"/>
          <w:b/>
          <w:bCs/>
          <w:sz w:val="20"/>
          <w:szCs w:val="20"/>
        </w:rPr>
      </w:pPr>
      <w:r w:rsidRPr="2549F7CA">
        <w:rPr>
          <w:rFonts w:asciiTheme="majorHAnsi" w:hAnsiTheme="majorHAnsi" w:eastAsiaTheme="majorEastAsia" w:cstheme="majorBidi"/>
          <w:b/>
          <w:bCs/>
          <w:sz w:val="20"/>
          <w:szCs w:val="20"/>
        </w:rPr>
        <w:t>En aucun cas, les étudiants qui ne sont pas en TIM, littérature, langues, art ou cinéma ne peuvent utiliser l’un de ces ordinateurs.</w:t>
      </w:r>
    </w:p>
    <w:p w:rsidR="003A1EB8" w:rsidP="2549F7CA" w:rsidRDefault="003A1EB8" w14:paraId="27D3F274" w14:textId="31CC0DDE">
      <w:pPr>
        <w:pStyle w:val="NormalWeb"/>
        <w:spacing w:after="165" w:afterAutospacing="0"/>
        <w:rPr>
          <w:rFonts w:ascii="Segoe UI" w:hAnsi="Segoe UI" w:cs="Segoe UI"/>
          <w:sz w:val="21"/>
          <w:szCs w:val="21"/>
        </w:rPr>
      </w:pPr>
      <w:r>
        <w:rPr>
          <w:noProof/>
        </w:rPr>
        <w:drawing>
          <wp:inline distT="0" distB="0" distL="0" distR="0" wp14:anchorId="70FF5321" wp14:editId="7A42C9F9">
            <wp:extent cx="3227784" cy="3360717"/>
            <wp:effectExtent l="0" t="0" r="0" b="0"/>
            <wp:docPr id="1644281514"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8"/>
                    <pic:cNvPicPr/>
                  </pic:nvPicPr>
                  <pic:blipFill>
                    <a:blip r:embed="rId130" cstate="print">
                      <a:extLst>
                        <a:ext uri="{28A0092B-C50C-407E-A947-70E740481C1C}">
                          <a14:useLocalDpi xmlns:a14="http://schemas.microsoft.com/office/drawing/2010/main" val="0"/>
                        </a:ext>
                      </a:extLst>
                    </a:blip>
                    <a:stretch>
                      <a:fillRect/>
                    </a:stretch>
                  </pic:blipFill>
                  <pic:spPr bwMode="auto">
                    <a:xfrm>
                      <a:off x="0" y="0"/>
                      <a:ext cx="3227784" cy="3360717"/>
                    </a:xfrm>
                    <a:prstGeom prst="rect">
                      <a:avLst/>
                    </a:prstGeom>
                    <a:noFill/>
                    <a:ln>
                      <a:noFill/>
                    </a:ln>
                  </pic:spPr>
                </pic:pic>
              </a:graphicData>
            </a:graphic>
          </wp:inline>
        </w:drawing>
      </w:r>
    </w:p>
    <w:p w:rsidR="45D59325" w:rsidP="00741F15" w:rsidRDefault="00B27128" w14:paraId="2A2ECB67" w14:textId="5793643C">
      <w:pPr>
        <w:pStyle w:val="Heading1"/>
      </w:pPr>
      <w:bookmarkStart w:name="_Toc51571412" w:id="170"/>
      <w:bookmarkStart w:name="_Toc51582444" w:id="171"/>
      <w:bookmarkStart w:name="_Ref80601029" w:id="172"/>
      <w:bookmarkStart w:name="_Ref80601044" w:id="173"/>
      <w:bookmarkStart w:name="_Toc111639165" w:id="174"/>
      <w:r>
        <w:t>Studios et cubicules</w:t>
      </w:r>
      <w:bookmarkEnd w:id="170"/>
      <w:bookmarkEnd w:id="171"/>
      <w:bookmarkEnd w:id="172"/>
      <w:bookmarkEnd w:id="173"/>
      <w:bookmarkEnd w:id="174"/>
    </w:p>
    <w:p w:rsidR="00666DCA" w:rsidP="009D42EC" w:rsidRDefault="00666DCA" w14:paraId="66BB2247" w14:textId="363D010C">
      <w:r>
        <w:t xml:space="preserve">Le département de techniques d’intégration multimédia met à </w:t>
      </w:r>
      <w:r w:rsidR="00FE7B5C">
        <w:t>votre</w:t>
      </w:r>
      <w:r>
        <w:t xml:space="preserve"> une série de locaux </w:t>
      </w:r>
      <w:r w:rsidR="00FF259E">
        <w:t xml:space="preserve">que vous pouvez réserver </w:t>
      </w:r>
      <w:r>
        <w:t xml:space="preserve">pour y réaliser </w:t>
      </w:r>
      <w:r w:rsidR="00FE7B5C">
        <w:t>vos</w:t>
      </w:r>
      <w:r>
        <w:t xml:space="preserve"> travaux. Ces </w:t>
      </w:r>
      <w:r w:rsidR="006002BD">
        <w:t>locaux</w:t>
      </w:r>
      <w:r>
        <w:t xml:space="preserve"> </w:t>
      </w:r>
      <w:r w:rsidR="002C3238">
        <w:t xml:space="preserve">et leurs numéros sont : </w:t>
      </w:r>
    </w:p>
    <w:p w:rsidRPr="004C565F" w:rsidR="00666DCA" w:rsidP="00C132F4" w:rsidRDefault="00666DCA" w14:paraId="341EE066" w14:textId="194FE293">
      <w:pPr>
        <w:pStyle w:val="ListParagraph"/>
        <w:numPr>
          <w:ilvl w:val="0"/>
          <w:numId w:val="20"/>
        </w:numPr>
      </w:pPr>
      <w:r>
        <w:t>Grand studio</w:t>
      </w:r>
      <w:r w:rsidR="002C3238">
        <w:t> : C-1712.1</w:t>
      </w:r>
      <w:r w:rsidR="145A9FA3">
        <w:t xml:space="preserve"> (PC)</w:t>
      </w:r>
    </w:p>
    <w:p w:rsidRPr="004C565F" w:rsidR="00666DCA" w:rsidP="00C132F4" w:rsidRDefault="00666DCA" w14:paraId="1F938465" w14:textId="7278D822">
      <w:pPr>
        <w:pStyle w:val="ListParagraph"/>
        <w:numPr>
          <w:ilvl w:val="0"/>
          <w:numId w:val="20"/>
        </w:numPr>
      </w:pPr>
      <w:r>
        <w:t>Salle des matrices</w:t>
      </w:r>
      <w:r w:rsidR="1EB49A6F">
        <w:t xml:space="preserve"> :</w:t>
      </w:r>
      <w:r>
        <w:t> C-1708</w:t>
      </w:r>
      <w:r w:rsidR="2FE020BE">
        <w:t xml:space="preserve"> (PC)</w:t>
      </w:r>
    </w:p>
    <w:p w:rsidRPr="004C565F" w:rsidR="00666DCA" w:rsidP="00C132F4" w:rsidRDefault="7FC9F516" w14:paraId="794ADA46" w14:textId="397C642D">
      <w:pPr>
        <w:pStyle w:val="ListParagraph"/>
        <w:numPr>
          <w:ilvl w:val="0"/>
          <w:numId w:val="20"/>
        </w:numPr>
      </w:pPr>
      <w:r>
        <w:t>Régie du Petit studio : C-1710.1</w:t>
      </w:r>
      <w:r w:rsidR="4ECB2E99">
        <w:t xml:space="preserve"> (MAC)</w:t>
      </w:r>
    </w:p>
    <w:p w:rsidR="00666DCA" w:rsidP="00C132F4" w:rsidRDefault="00666DCA" w14:paraId="47A4A97D" w14:textId="77777777">
      <w:pPr>
        <w:pStyle w:val="ListParagraph"/>
        <w:numPr>
          <w:ilvl w:val="0"/>
          <w:numId w:val="20"/>
        </w:numPr>
      </w:pPr>
      <w:r w:rsidRPr="004C565F">
        <w:t>Petit studio</w:t>
      </w:r>
      <w:r>
        <w:t xml:space="preserve"> : </w:t>
      </w:r>
      <w:r w:rsidRPr="0050672B">
        <w:t>C-1710.2</w:t>
      </w:r>
    </w:p>
    <w:p w:rsidR="00666DCA" w:rsidP="00C132F4" w:rsidRDefault="00666DCA" w14:paraId="1306F635" w14:textId="658F4EE1">
      <w:pPr>
        <w:pStyle w:val="ListParagraph"/>
        <w:numPr>
          <w:ilvl w:val="0"/>
          <w:numId w:val="20"/>
        </w:numPr>
      </w:pPr>
      <w:r>
        <w:t>Trois (3) cubicules</w:t>
      </w:r>
      <w:r w:rsidR="77A709CE">
        <w:t xml:space="preserve"> </w:t>
      </w:r>
      <w:r w:rsidR="7DDCEE5A">
        <w:t>:</w:t>
      </w:r>
      <w:r w:rsidR="683857B6">
        <w:t xml:space="preserve">  C-1588</w:t>
      </w:r>
      <w:r w:rsidR="0D958436">
        <w:t xml:space="preserve"> (</w:t>
      </w:r>
      <w:r w:rsidR="6C148EC4">
        <w:t>MAC</w:t>
      </w:r>
      <w:r w:rsidR="0D958436">
        <w:t>)</w:t>
      </w:r>
      <w:r w:rsidR="683857B6">
        <w:t>, C-1590</w:t>
      </w:r>
      <w:r w:rsidR="3AE42B7B">
        <w:t xml:space="preserve"> (</w:t>
      </w:r>
      <w:r w:rsidR="30437E77">
        <w:t>MAC</w:t>
      </w:r>
      <w:r w:rsidR="3AE42B7B">
        <w:t>)</w:t>
      </w:r>
      <w:r w:rsidR="683857B6">
        <w:t>,</w:t>
      </w:r>
      <w:r w:rsidR="2995C1F2">
        <w:t xml:space="preserve"> C</w:t>
      </w:r>
      <w:r w:rsidR="683857B6">
        <w:t>-1586 (</w:t>
      </w:r>
      <w:r w:rsidR="7588C90C">
        <w:t>PC</w:t>
      </w:r>
      <w:r w:rsidR="683857B6">
        <w:t>)</w:t>
      </w:r>
    </w:p>
    <w:p w:rsidR="715D572B" w:rsidP="00741F15" w:rsidRDefault="00D53198" w14:paraId="2EEA3048" w14:textId="0D89A3D6">
      <w:pPr>
        <w:pStyle w:val="Heading2"/>
      </w:pPr>
      <w:bookmarkStart w:name="_Toc51571413" w:id="175"/>
      <w:bookmarkStart w:name="_Toc51582445" w:id="176"/>
      <w:bookmarkStart w:name="_Toc111639166" w:id="177"/>
      <w:r>
        <w:t>Heures d</w:t>
      </w:r>
      <w:r w:rsidR="715D572B">
        <w:t>’accès aux studios et cubicul</w:t>
      </w:r>
      <w:r w:rsidR="504EA874">
        <w:t>e</w:t>
      </w:r>
      <w:r w:rsidR="715D572B">
        <w:t>s</w:t>
      </w:r>
      <w:bookmarkEnd w:id="175"/>
      <w:bookmarkEnd w:id="176"/>
      <w:bookmarkEnd w:id="177"/>
    </w:p>
    <w:p w:rsidR="715D572B" w:rsidP="43A6E13D" w:rsidRDefault="715D572B" w14:paraId="16AFAD82" w14:textId="33BAAA47">
      <w:pPr>
        <w:rPr>
          <w:rFonts w:eastAsiaTheme="majorEastAsia"/>
        </w:rPr>
      </w:pPr>
      <w:r w:rsidRPr="43A6E13D">
        <w:rPr>
          <w:rFonts w:eastAsiaTheme="majorEastAsia"/>
        </w:rPr>
        <w:t>Vous pouvez accéder aux studios et cubicules entre 7h00 et 22h00.</w:t>
      </w:r>
      <w:r w:rsidRPr="43A6E13D" w:rsidR="4C8F6636">
        <w:rPr>
          <w:rFonts w:eastAsiaTheme="majorEastAsia"/>
        </w:rPr>
        <w:t xml:space="preserve"> Si les portes du collège sont barré</w:t>
      </w:r>
      <w:r w:rsidRPr="43A6E13D" w:rsidR="761F8D2D">
        <w:rPr>
          <w:rFonts w:eastAsiaTheme="majorEastAsia"/>
        </w:rPr>
        <w:t>e</w:t>
      </w:r>
      <w:r w:rsidRPr="43A6E13D" w:rsidR="4C8F6636">
        <w:rPr>
          <w:rFonts w:eastAsiaTheme="majorEastAsia"/>
        </w:rPr>
        <w:t>s, vous devez passer par la porte 3</w:t>
      </w:r>
      <w:r w:rsidRPr="43A6E13D" w:rsidR="424662CB">
        <w:rPr>
          <w:rFonts w:eastAsiaTheme="majorEastAsia"/>
        </w:rPr>
        <w:t>.</w:t>
      </w:r>
      <w:r w:rsidRPr="43A6E13D" w:rsidR="308CA5B2">
        <w:rPr>
          <w:rFonts w:eastAsiaTheme="majorEastAsia"/>
        </w:rPr>
        <w:t xml:space="preserve"> </w:t>
      </w:r>
      <w:r w:rsidRPr="43A6E13D" w:rsidR="08CB0DF0">
        <w:rPr>
          <w:rFonts w:eastAsiaTheme="majorEastAsia"/>
        </w:rPr>
        <w:t xml:space="preserve">Si la porte 3 est barrée, vous devez appuyer sur la sonnette, un gardien viendra vous ouvrir.  </w:t>
      </w:r>
    </w:p>
    <w:p w:rsidRPr="001F16B5" w:rsidR="00666DCA" w:rsidP="00741F15" w:rsidRDefault="00666DCA" w14:paraId="0D2001E9" w14:textId="2E50DC53">
      <w:pPr>
        <w:pStyle w:val="Heading2"/>
      </w:pPr>
      <w:bookmarkStart w:name="_Toc35872935" w:id="178"/>
      <w:bookmarkStart w:name="_Toc51571414" w:id="179"/>
      <w:bookmarkStart w:name="_Toc51582446" w:id="180"/>
      <w:bookmarkStart w:name="_Ref80601662" w:id="181"/>
      <w:bookmarkStart w:name="_Ref80601677" w:id="182"/>
      <w:bookmarkStart w:name="_Toc111639167" w:id="183"/>
      <w:r>
        <w:t xml:space="preserve">Réservation </w:t>
      </w:r>
      <w:r w:rsidR="006002BD">
        <w:t xml:space="preserve">des </w:t>
      </w:r>
      <w:r w:rsidR="0007588E">
        <w:t>studios</w:t>
      </w:r>
      <w:r w:rsidR="093D8EDF">
        <w:t xml:space="preserve"> </w:t>
      </w:r>
      <w:r w:rsidR="0007588E">
        <w:t>et cubicules</w:t>
      </w:r>
      <w:r>
        <w:t xml:space="preserve"> et responsabilité des lieux</w:t>
      </w:r>
      <w:bookmarkEnd w:id="178"/>
      <w:bookmarkEnd w:id="179"/>
      <w:bookmarkEnd w:id="180"/>
      <w:bookmarkEnd w:id="181"/>
      <w:bookmarkEnd w:id="182"/>
      <w:bookmarkEnd w:id="183"/>
    </w:p>
    <w:p w:rsidR="007D1571" w:rsidP="66557024" w:rsidRDefault="007D1571" w14:paraId="5B225D93" w14:textId="4D8053F2">
      <w:pPr>
        <w:rPr>
          <w:rFonts w:eastAsiaTheme="majorEastAsia"/>
        </w:rPr>
      </w:pPr>
      <w:r>
        <w:rPr>
          <w:rFonts w:eastAsiaTheme="majorEastAsia"/>
        </w:rPr>
        <w:t xml:space="preserve">Veuillez prendre connaissance du document </w:t>
      </w:r>
      <w:r w:rsidR="009E13EA">
        <w:rPr>
          <w:rFonts w:eastAsiaTheme="majorEastAsia"/>
        </w:rPr>
        <w:t xml:space="preserve">« </w:t>
      </w:r>
      <w:hyperlink w:history="1" r:id="rId131">
        <w:r w:rsidRPr="00C3501E" w:rsidR="009E13EA">
          <w:rPr>
            <w:rStyle w:val="Hyperlink"/>
            <w:rFonts w:eastAsiaTheme="majorEastAsia"/>
          </w:rPr>
          <w:t>LABORATOIRES ET STUDIOS TIM (A21)  Protocoles sanitaires, accès aux étudiants et professeurs et prêt d’équipement</w:t>
        </w:r>
      </w:hyperlink>
      <w:r w:rsidR="009E13EA">
        <w:rPr>
          <w:rFonts w:eastAsiaTheme="majorEastAsia"/>
        </w:rPr>
        <w:t xml:space="preserve"> » et conserver une copie du document avec vous en tout temps</w:t>
      </w:r>
      <w:r w:rsidR="00C3501E">
        <w:rPr>
          <w:rFonts w:eastAsiaTheme="majorEastAsia"/>
        </w:rPr>
        <w:t>. Vous devrez présenter le document à la demande de la sécurité.</w:t>
      </w:r>
    </w:p>
    <w:p w:rsidR="0031703D" w:rsidP="2549F7CA" w:rsidRDefault="006002BD" w14:paraId="401FD33A" w14:textId="506CA572">
      <w:pPr>
        <w:rPr>
          <w:rFonts w:eastAsiaTheme="majorEastAsia"/>
        </w:rPr>
      </w:pPr>
      <w:r w:rsidRPr="2549F7CA">
        <w:rPr>
          <w:rFonts w:eastAsiaTheme="majorEastAsia"/>
        </w:rPr>
        <w:t xml:space="preserve">Pour utiliser un </w:t>
      </w:r>
      <w:r w:rsidRPr="2549F7CA" w:rsidR="00D90D58">
        <w:rPr>
          <w:rFonts w:eastAsiaTheme="majorEastAsia"/>
        </w:rPr>
        <w:t>studio ou cubicule</w:t>
      </w:r>
      <w:r w:rsidRPr="2549F7CA">
        <w:rPr>
          <w:rFonts w:eastAsiaTheme="majorEastAsia"/>
        </w:rPr>
        <w:t xml:space="preserve">, </w:t>
      </w:r>
      <w:r>
        <w:t>il est obligatoire de réserver une plage horaire</w:t>
      </w:r>
      <w:r w:rsidRPr="2549F7CA" w:rsidR="0031703D">
        <w:rPr>
          <w:rFonts w:eastAsiaTheme="majorEastAsia"/>
        </w:rPr>
        <w:t xml:space="preserve"> à l’aide de l’application en ligne </w:t>
      </w:r>
      <w:r w:rsidRPr="2549F7CA" w:rsidR="0372B05D">
        <w:rPr>
          <w:rFonts w:eastAsiaTheme="majorEastAsia"/>
        </w:rPr>
        <w:t>Team</w:t>
      </w:r>
      <w:r w:rsidRPr="2549F7CA" w:rsidR="00D35D80">
        <w:rPr>
          <w:rFonts w:eastAsiaTheme="majorEastAsia"/>
        </w:rPr>
        <w:t>U</w:t>
      </w:r>
      <w:r w:rsidRPr="2549F7CA" w:rsidR="0372B05D">
        <w:rPr>
          <w:rFonts w:eastAsiaTheme="majorEastAsia"/>
        </w:rPr>
        <w:t>p</w:t>
      </w:r>
      <w:r w:rsidRPr="2549F7CA" w:rsidR="0031703D">
        <w:rPr>
          <w:rFonts w:eastAsiaTheme="majorEastAsia"/>
        </w:rPr>
        <w:t xml:space="preserve"> à l’ad</w:t>
      </w:r>
      <w:r w:rsidR="0031703D">
        <w:t xml:space="preserve">resse </w:t>
      </w:r>
      <w:hyperlink r:id="rId132">
        <w:r w:rsidRPr="2549F7CA" w:rsidR="502AFB63">
          <w:rPr>
            <w:rStyle w:val="Hyperlink"/>
          </w:rPr>
          <w:t>https://teamup.com/ks5tb2ed4b9yetgo9v</w:t>
        </w:r>
      </w:hyperlink>
      <w:r w:rsidR="0031703D">
        <w:t xml:space="preserve">. </w:t>
      </w:r>
      <w:r w:rsidR="00B97177">
        <w:t xml:space="preserve">L’utilisation d’un studio ou cubicule est réservé à la </w:t>
      </w:r>
      <w:r w:rsidRPr="2549F7CA" w:rsidR="00B97177">
        <w:rPr>
          <w:rFonts w:eastAsiaTheme="majorEastAsia"/>
        </w:rPr>
        <w:t>réalisation d’</w:t>
      </w:r>
      <w:r w:rsidRPr="2549F7CA" w:rsidR="00631FB4">
        <w:rPr>
          <w:rFonts w:eastAsiaTheme="majorEastAsia"/>
        </w:rPr>
        <w:t>un travail dans le cadre d’un cours.</w:t>
      </w:r>
    </w:p>
    <w:p w:rsidRPr="00EB0B3A" w:rsidR="0031703D" w:rsidP="00C132F4" w:rsidRDefault="0031703D" w14:paraId="62226BB5" w14:textId="17BE62FF">
      <w:pPr>
        <w:pStyle w:val="ListParagraph"/>
        <w:numPr>
          <w:ilvl w:val="0"/>
          <w:numId w:val="21"/>
        </w:numPr>
        <w:rPr>
          <w:rFonts w:asciiTheme="majorEastAsia" w:hAnsiTheme="majorEastAsia" w:eastAsiaTheme="majorEastAsia" w:cstheme="majorEastAsia"/>
        </w:rPr>
      </w:pPr>
      <w:r w:rsidRPr="64C4842E">
        <w:rPr>
          <w:rFonts w:eastAsiaTheme="majorEastAsia"/>
        </w:rPr>
        <w:t>Pour des travaux d’équipe, un seul des membres de l’équipe doit effectuer la réservation. Ce membre devient le responsable des lieux pour toute la plage horaire réservée.</w:t>
      </w:r>
      <w:r w:rsidR="00853D8C">
        <w:rPr>
          <w:rFonts w:eastAsiaTheme="majorEastAsia"/>
        </w:rPr>
        <w:t xml:space="preserve"> Cependant, </w:t>
      </w:r>
      <w:r w:rsidR="00EB0B3A">
        <w:t>dans la section « Membres de votre équipe », vous devez indiquer tous les membres de votre équipe s’il y a lieu, sans cela, vous ne pourrez pas accéder aux studios.</w:t>
      </w:r>
    </w:p>
    <w:p w:rsidRPr="00EB0B3A" w:rsidR="00113C97" w:rsidP="00C132F4" w:rsidRDefault="00113C97" w14:paraId="785E270B" w14:textId="05883DCB">
      <w:pPr>
        <w:pStyle w:val="ListParagraph"/>
        <w:numPr>
          <w:ilvl w:val="0"/>
          <w:numId w:val="21"/>
        </w:numPr>
        <w:rPr>
          <w:rFonts w:asciiTheme="majorEastAsia" w:hAnsiTheme="majorEastAsia" w:eastAsiaTheme="majorEastAsia" w:cstheme="majorEastAsia"/>
        </w:rPr>
      </w:pPr>
      <w:r w:rsidRPr="00EB0B3A">
        <w:rPr>
          <w:rFonts w:eastAsiaTheme="majorEastAsia"/>
        </w:rPr>
        <w:t>Pour tout travail individuel ou d’équipe, il n’est pas possible de réserver une plage horaire qui dépasse 3 heures de suite.</w:t>
      </w:r>
    </w:p>
    <w:p w:rsidR="00113C97" w:rsidP="00C132F4" w:rsidRDefault="00113C97" w14:paraId="33391895" w14:textId="4C0E9727">
      <w:pPr>
        <w:pStyle w:val="ListParagraph"/>
        <w:numPr>
          <w:ilvl w:val="0"/>
          <w:numId w:val="21"/>
        </w:numPr>
        <w:rPr>
          <w:rFonts w:eastAsiaTheme="majorEastAsia"/>
        </w:rPr>
      </w:pPr>
      <w:r w:rsidRPr="00FE7B5C">
        <w:rPr>
          <w:rFonts w:eastAsiaTheme="majorEastAsia"/>
        </w:rPr>
        <w:t>Pour tout travail individuel ou d’équipe, il n’est pas possible de réserver plus de 6 heures par semaine.</w:t>
      </w:r>
    </w:p>
    <w:p w:rsidRPr="00EB0B3A" w:rsidR="00EB0B3A" w:rsidP="00C132F4" w:rsidRDefault="00EB0B3A" w14:paraId="49D816BE" w14:textId="252881E8">
      <w:pPr>
        <w:pStyle w:val="ListParagraph"/>
        <w:numPr>
          <w:ilvl w:val="0"/>
          <w:numId w:val="21"/>
        </w:numPr>
        <w:rPr>
          <w:rFonts w:eastAsiaTheme="majorEastAsia"/>
        </w:rPr>
      </w:pPr>
      <w:r>
        <w:t>Pour chaque réservation, vous devez inscrire dans la section « Raison de l’utilisation » la raison de l’utilisation du local (par exemple : « enregistrements pour le travail 1 de Traitement vidéo ») et dans la section « Personne responsable », le nom de la personne responsable de la réservation.</w:t>
      </w:r>
    </w:p>
    <w:p w:rsidRPr="000A6D44" w:rsidR="00EB0B3A" w:rsidP="00C132F4" w:rsidRDefault="00EB0B3A" w14:paraId="5F38C01E" w14:textId="455C99FF">
      <w:pPr>
        <w:pStyle w:val="ListParagraph"/>
        <w:keepNext/>
        <w:numPr>
          <w:ilvl w:val="0"/>
          <w:numId w:val="21"/>
        </w:numPr>
        <w:ind w:left="714" w:hanging="357"/>
      </w:pPr>
      <w:r>
        <w:t>La sécurité peut vous demander de montrer une preuve de réservation. Cela peut être une capture d’écran de votre réservation, par exemple:</w:t>
      </w:r>
    </w:p>
    <w:p w:rsidRPr="000A6D44" w:rsidR="00EB0B3A" w:rsidP="00EB0B3A" w:rsidRDefault="00EB0B3A" w14:paraId="1F2F31C4" w14:textId="77777777">
      <w:pPr>
        <w:ind w:left="360"/>
        <w:jc w:val="center"/>
      </w:pPr>
      <w:r>
        <w:rPr>
          <w:noProof/>
        </w:rPr>
        <w:drawing>
          <wp:inline distT="0" distB="0" distL="0" distR="0" wp14:anchorId="7094F122" wp14:editId="2855ED08">
            <wp:extent cx="2115728" cy="1701399"/>
            <wp:effectExtent l="0" t="0" r="0" b="0"/>
            <wp:docPr id="1979104240" name="Image 1979104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979104240"/>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2122828" cy="1707108"/>
                    </a:xfrm>
                    <a:prstGeom prst="rect">
                      <a:avLst/>
                    </a:prstGeom>
                  </pic:spPr>
                </pic:pic>
              </a:graphicData>
            </a:graphic>
          </wp:inline>
        </w:drawing>
      </w:r>
    </w:p>
    <w:p w:rsidR="00666DCA" w:rsidP="009D42EC" w:rsidRDefault="00666DCA" w14:paraId="2FA42AE4" w14:textId="43FEB4C7">
      <w:pPr>
        <w:rPr>
          <w:rFonts w:eastAsiaTheme="majorEastAsia"/>
          <w:b/>
          <w:bCs/>
        </w:rPr>
      </w:pPr>
      <w:r w:rsidRPr="5644AD06">
        <w:rPr>
          <w:rFonts w:eastAsiaTheme="majorEastAsia"/>
        </w:rPr>
        <w:t xml:space="preserve">Si 15 minutes après le début d’une réservation, </w:t>
      </w:r>
      <w:r w:rsidR="004D64DB">
        <w:rPr>
          <w:rFonts w:eastAsiaTheme="majorEastAsia"/>
        </w:rPr>
        <w:t>ni</w:t>
      </w:r>
      <w:r w:rsidRPr="5644AD06">
        <w:rPr>
          <w:rFonts w:eastAsiaTheme="majorEastAsia"/>
        </w:rPr>
        <w:t xml:space="preserve"> </w:t>
      </w:r>
      <w:r w:rsidR="004D64DB">
        <w:rPr>
          <w:rFonts w:eastAsiaTheme="majorEastAsia"/>
        </w:rPr>
        <w:t>l’une ou l’un</w:t>
      </w:r>
      <w:r w:rsidRPr="5644AD06">
        <w:rPr>
          <w:rFonts w:eastAsiaTheme="majorEastAsia"/>
        </w:rPr>
        <w:t xml:space="preserve"> de </w:t>
      </w:r>
      <w:r w:rsidR="008D2CE8">
        <w:rPr>
          <w:rFonts w:eastAsiaTheme="majorEastAsia"/>
        </w:rPr>
        <w:t>vos</w:t>
      </w:r>
      <w:r w:rsidRPr="5644AD06">
        <w:rPr>
          <w:rFonts w:eastAsiaTheme="majorEastAsia"/>
        </w:rPr>
        <w:t xml:space="preserve"> collègues </w:t>
      </w:r>
      <w:r w:rsidR="008D2CE8">
        <w:rPr>
          <w:rFonts w:eastAsiaTheme="majorEastAsia"/>
        </w:rPr>
        <w:t>ni vous n’</w:t>
      </w:r>
      <w:r w:rsidRPr="5644AD06">
        <w:rPr>
          <w:rFonts w:eastAsiaTheme="majorEastAsia"/>
        </w:rPr>
        <w:t xml:space="preserve">est présent dans le </w:t>
      </w:r>
      <w:r w:rsidR="00AF133C">
        <w:rPr>
          <w:rFonts w:eastAsiaTheme="majorEastAsia"/>
        </w:rPr>
        <w:t>un studio ou cubicule</w:t>
      </w:r>
      <w:r w:rsidRPr="5644AD06">
        <w:rPr>
          <w:rFonts w:eastAsiaTheme="majorEastAsia"/>
        </w:rPr>
        <w:t xml:space="preserve">, nous considérons que la réservation est annulée. </w:t>
      </w:r>
      <w:r w:rsidR="004D64DB">
        <w:rPr>
          <w:rFonts w:eastAsiaTheme="majorEastAsia"/>
        </w:rPr>
        <w:t>Toutefois</w:t>
      </w:r>
      <w:r w:rsidRPr="5644AD06">
        <w:rPr>
          <w:rFonts w:eastAsiaTheme="majorEastAsia"/>
        </w:rPr>
        <w:t xml:space="preserve">, c’est </w:t>
      </w:r>
      <w:r w:rsidR="004D64DB">
        <w:rPr>
          <w:rFonts w:eastAsiaTheme="majorEastAsia"/>
        </w:rPr>
        <w:t>l’étudiante ou l’étudiant dont le nom est</w:t>
      </w:r>
      <w:r w:rsidRPr="5644AD06">
        <w:rPr>
          <w:rFonts w:eastAsiaTheme="majorEastAsia"/>
        </w:rPr>
        <w:t xml:space="preserve"> inscrit à l’horaire qui demeure responsable des lieux. </w:t>
      </w:r>
      <w:r w:rsidRPr="004D64DB">
        <w:rPr>
          <w:rFonts w:eastAsiaTheme="majorEastAsia"/>
          <w:b/>
          <w:bCs/>
        </w:rPr>
        <w:t xml:space="preserve">Il est donc très important d’annuler toute réservation qui ne sera pas </w:t>
      </w:r>
      <w:r w:rsidR="004D64DB">
        <w:rPr>
          <w:rFonts w:eastAsiaTheme="majorEastAsia"/>
          <w:b/>
          <w:bCs/>
        </w:rPr>
        <w:t>utilisée</w:t>
      </w:r>
      <w:r w:rsidRPr="004D64DB">
        <w:rPr>
          <w:rFonts w:eastAsiaTheme="majorEastAsia"/>
          <w:b/>
          <w:bCs/>
        </w:rPr>
        <w:t xml:space="preserve">. </w:t>
      </w:r>
      <w:r w:rsidR="008D2CE8">
        <w:rPr>
          <w:rFonts w:eastAsiaTheme="majorEastAsia"/>
          <w:b/>
          <w:bCs/>
        </w:rPr>
        <w:t>Si vous allez être absent, annulez la réservation!</w:t>
      </w:r>
    </w:p>
    <w:p w:rsidR="00666DCA" w:rsidP="25038719" w:rsidRDefault="00666DCA" w14:paraId="57BE4103" w14:textId="1D118DCE">
      <w:pPr>
        <w:pStyle w:val="Heading2"/>
        <w:rPr>
          <w:rFonts w:eastAsiaTheme="majorEastAsia"/>
        </w:rPr>
      </w:pPr>
      <w:bookmarkStart w:name="_Toc111639168" w:id="184"/>
      <w:r>
        <w:t>Carte encryptée</w:t>
      </w:r>
      <w:bookmarkEnd w:id="184"/>
    </w:p>
    <w:p w:rsidR="00666DCA" w:rsidP="43A6E13D" w:rsidRDefault="00666DCA" w14:paraId="63362FED" w14:textId="48D9E135">
      <w:pPr>
        <w:rPr>
          <w:rFonts w:eastAsiaTheme="majorEastAsia"/>
          <w:b/>
          <w:bCs/>
        </w:rPr>
      </w:pPr>
      <w:r w:rsidRPr="43A6E13D">
        <w:rPr>
          <w:rFonts w:eastAsiaTheme="majorEastAsia"/>
        </w:rPr>
        <w:t xml:space="preserve">Pour avoir accès aux </w:t>
      </w:r>
      <w:r w:rsidRPr="43A6E13D" w:rsidR="00D32816">
        <w:rPr>
          <w:rFonts w:eastAsiaTheme="majorEastAsia"/>
        </w:rPr>
        <w:t>studios</w:t>
      </w:r>
      <w:r w:rsidRPr="43A6E13D" w:rsidR="44F9D334">
        <w:rPr>
          <w:rFonts w:eastAsiaTheme="majorEastAsia"/>
        </w:rPr>
        <w:t xml:space="preserve"> et cubicules</w:t>
      </w:r>
      <w:r w:rsidRPr="43A6E13D" w:rsidR="00D32816">
        <w:rPr>
          <w:rFonts w:eastAsiaTheme="majorEastAsia"/>
        </w:rPr>
        <w:t xml:space="preserve"> et cubicules</w:t>
      </w:r>
      <w:r w:rsidRPr="43A6E13D">
        <w:rPr>
          <w:rFonts w:eastAsiaTheme="majorEastAsia"/>
        </w:rPr>
        <w:t xml:space="preserve">, vous devez vous adresser </w:t>
      </w:r>
      <w:r w:rsidRPr="43A6E13D" w:rsidR="00F23E7E">
        <w:rPr>
          <w:rFonts w:eastAsiaTheme="majorEastAsia"/>
        </w:rPr>
        <w:t xml:space="preserve">au poste de </w:t>
      </w:r>
      <w:r w:rsidRPr="43A6E13D">
        <w:rPr>
          <w:rFonts w:eastAsiaTheme="majorEastAsia"/>
        </w:rPr>
        <w:t xml:space="preserve">la sécurité afin d’emprunter une carte encryptée. </w:t>
      </w:r>
      <w:r>
        <w:t>Vous</w:t>
      </w:r>
      <w:r w:rsidRPr="43A6E13D">
        <w:rPr>
          <w:rFonts w:eastAsiaTheme="majorEastAsia"/>
        </w:rPr>
        <w:t xml:space="preserve"> devez laisser une carte d’identification en échange de la carte encryptée et signer un registre. C’est la personne qui a fait la réservation qui emprunte la carte. Vous ne pouvez pas transférer la carte à une autre personne sans passer par la sécurité. </w:t>
      </w:r>
      <w:r w:rsidRPr="43A6E13D">
        <w:rPr>
          <w:rFonts w:eastAsiaTheme="majorEastAsia"/>
          <w:b/>
          <w:bCs/>
        </w:rPr>
        <w:t xml:space="preserve">Toujours ramener la carte à la sécurité à la fin de l’utilisation. </w:t>
      </w:r>
    </w:p>
    <w:p w:rsidR="00666DCA" w:rsidP="7DCCE95E" w:rsidRDefault="7DCCE95E" w14:paraId="43E167A8" w14:textId="77777777">
      <w:pPr>
        <w:rPr>
          <w:rFonts w:eastAsiaTheme="majorEastAsia"/>
        </w:rPr>
      </w:pPr>
      <w:r w:rsidRPr="7DCCE95E">
        <w:rPr>
          <w:rFonts w:eastAsiaTheme="majorEastAsia"/>
        </w:rPr>
        <w:t xml:space="preserve">Après 12 heures, les cartes sont désactivées et vous devez repasser par la sécurité pour la réactiver. </w:t>
      </w:r>
    </w:p>
    <w:p w:rsidR="7DCCE95E" w:rsidP="7DCCE95E" w:rsidRDefault="7DCCE95E" w14:paraId="54A31537" w14:textId="00E57BA1">
      <w:r>
        <w:t xml:space="preserve">Notez que vous devrez peut-être rafraîchir la carte lorsque vous la récupérez de la sécurité. </w:t>
      </w:r>
      <w:r w:rsidR="0036086C">
        <w:t>S</w:t>
      </w:r>
      <w:r>
        <w:t>i la carte ne fonctionne pas, vous devez la rafraîchir sur la borne de recharge près de l'ascenseur dans le bloc D (la borne va clignoter brièvement)</w:t>
      </w:r>
      <w:r w:rsidR="788296C7">
        <w:t xml:space="preserve"> ou sur la borne noire près de la porte 1</w:t>
      </w:r>
      <w:r>
        <w:t>. La borne est encerclée en rouge sur l</w:t>
      </w:r>
      <w:r w:rsidR="6004FB86">
        <w:t>es</w:t>
      </w:r>
      <w:r>
        <w:t xml:space="preserve"> photo</w:t>
      </w:r>
      <w:r w:rsidR="494E7EF9">
        <w:t>s</w:t>
      </w:r>
      <w:r>
        <w:t xml:space="preserve"> suivante</w:t>
      </w:r>
      <w:r w:rsidR="65542F1F">
        <w:t>s</w:t>
      </w:r>
      <w:r>
        <w:t xml:space="preserve"> :</w:t>
      </w:r>
    </w:p>
    <w:p w:rsidR="7DCCE95E" w:rsidP="7DCCE95E" w:rsidRDefault="73C7F1C9" w14:paraId="7752991E" w14:textId="339DBADD">
      <w:r>
        <w:rPr>
          <w:noProof/>
        </w:rPr>
        <w:drawing>
          <wp:inline distT="0" distB="0" distL="0" distR="0" wp14:anchorId="5A5C6D0A" wp14:editId="3579C95A">
            <wp:extent cx="5543550" cy="3118247"/>
            <wp:effectExtent l="0" t="0" r="0" b="0"/>
            <wp:docPr id="1582622380" name="Image 229725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29725956"/>
                    <pic:cNvPicPr/>
                  </pic:nvPicPr>
                  <pic:blipFill>
                    <a:blip r:embed="rId134">
                      <a:extLst>
                        <a:ext uri="{28A0092B-C50C-407E-A947-70E740481C1C}">
                          <a14:useLocalDpi xmlns:a14="http://schemas.microsoft.com/office/drawing/2010/main" val="0"/>
                        </a:ext>
                      </a:extLst>
                    </a:blip>
                    <a:stretch>
                      <a:fillRect/>
                    </a:stretch>
                  </pic:blipFill>
                  <pic:spPr>
                    <a:xfrm>
                      <a:off x="0" y="0"/>
                      <a:ext cx="5543550" cy="3118247"/>
                    </a:xfrm>
                    <a:prstGeom prst="rect">
                      <a:avLst/>
                    </a:prstGeom>
                  </pic:spPr>
                </pic:pic>
              </a:graphicData>
            </a:graphic>
          </wp:inline>
        </w:drawing>
      </w:r>
    </w:p>
    <w:p w:rsidR="7DCCE95E" w:rsidP="2AB1C913" w:rsidRDefault="43B915B1" w14:paraId="7AF6E476" w14:textId="47ECAB79">
      <w:pPr>
        <w:rPr>
          <w:rFonts w:eastAsiaTheme="majorEastAsia"/>
        </w:rPr>
      </w:pPr>
      <w:r>
        <w:rPr>
          <w:noProof/>
        </w:rPr>
        <w:drawing>
          <wp:inline distT="0" distB="0" distL="0" distR="0" wp14:anchorId="14F5D028" wp14:editId="0DB1CB28">
            <wp:extent cx="5539980" cy="6438720"/>
            <wp:effectExtent l="0" t="0" r="0" b="0"/>
            <wp:docPr id="2049564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9564768"/>
                    <pic:cNvPicPr/>
                  </pic:nvPicPr>
                  <pic:blipFill>
                    <a:blip r:embed="rId135">
                      <a:extLst>
                        <a:ext uri="{28A0092B-C50C-407E-A947-70E740481C1C}">
                          <a14:useLocalDpi xmlns:a14="http://schemas.microsoft.com/office/drawing/2010/main" val="0"/>
                        </a:ext>
                      </a:extLst>
                    </a:blip>
                    <a:stretch>
                      <a:fillRect/>
                    </a:stretch>
                  </pic:blipFill>
                  <pic:spPr>
                    <a:xfrm>
                      <a:off x="0" y="0"/>
                      <a:ext cx="5539980" cy="6438720"/>
                    </a:xfrm>
                    <a:prstGeom prst="rect">
                      <a:avLst/>
                    </a:prstGeom>
                  </pic:spPr>
                </pic:pic>
              </a:graphicData>
            </a:graphic>
          </wp:inline>
        </w:drawing>
      </w:r>
    </w:p>
    <w:p w:rsidRPr="00874AB4" w:rsidR="00666DCA" w:rsidP="00741F15" w:rsidRDefault="00666DCA" w14:paraId="39526B34" w14:textId="62C5CFC6">
      <w:pPr>
        <w:pStyle w:val="Heading2"/>
      </w:pPr>
      <w:bookmarkStart w:name="_Toc35872937" w:id="185"/>
      <w:bookmarkStart w:name="_Toc51571416" w:id="186"/>
      <w:bookmarkStart w:name="_Toc51582448" w:id="187"/>
      <w:bookmarkStart w:name="_Toc111639169" w:id="188"/>
      <w:r>
        <w:t xml:space="preserve">Utilisation </w:t>
      </w:r>
      <w:r w:rsidR="00A81D0C">
        <w:t>des</w:t>
      </w:r>
      <w:r>
        <w:t xml:space="preserve"> </w:t>
      </w:r>
      <w:r w:rsidR="0018077B">
        <w:t>studios et cubicules</w:t>
      </w:r>
      <w:bookmarkEnd w:id="185"/>
      <w:bookmarkEnd w:id="186"/>
      <w:bookmarkEnd w:id="187"/>
      <w:bookmarkEnd w:id="188"/>
    </w:p>
    <w:p w:rsidR="00666DCA" w:rsidP="0002057F" w:rsidRDefault="00666DCA" w14:paraId="29E77532" w14:textId="4CEB98F5">
      <w:r w:rsidRPr="0002057F">
        <w:t xml:space="preserve">Compte tenu du grand nombre d’usagères et d’usagers, du coût d'achat et d'entretien des appareils ainsi que des nombreuses activités se déroulant dans les </w:t>
      </w:r>
      <w:r w:rsidR="0036086C">
        <w:t>locaux de travail</w:t>
      </w:r>
      <w:r w:rsidRPr="0002057F">
        <w:t xml:space="preserve">, nous faisons appel à votre collaboration pour la mise en application des </w:t>
      </w:r>
      <w:r w:rsidR="009B7218">
        <w:t>directives</w:t>
      </w:r>
      <w:r w:rsidRPr="0002057F">
        <w:t xml:space="preserve"> suivantes.  </w:t>
      </w:r>
      <w:r w:rsidR="0036086C">
        <w:t>Ces locaux</w:t>
      </w:r>
      <w:r w:rsidRPr="0002057F">
        <w:t xml:space="preserve"> </w:t>
      </w:r>
      <w:r w:rsidR="009B7218">
        <w:t xml:space="preserve">sont des </w:t>
      </w:r>
      <w:r w:rsidRPr="0002057F">
        <w:t>lieu</w:t>
      </w:r>
      <w:r w:rsidR="009B7218">
        <w:t xml:space="preserve">x </w:t>
      </w:r>
      <w:r w:rsidRPr="0002057F">
        <w:t>partagé</w:t>
      </w:r>
      <w:r w:rsidR="009B7218">
        <w:t>s</w:t>
      </w:r>
      <w:r w:rsidRPr="0002057F">
        <w:t>; veuillez le</w:t>
      </w:r>
      <w:r w:rsidR="009B7218">
        <w:t>s</w:t>
      </w:r>
      <w:r w:rsidRPr="0002057F">
        <w:t xml:space="preserve"> traiter comme tel</w:t>
      </w:r>
      <w:r w:rsidR="009B7218">
        <w:t>s</w:t>
      </w:r>
      <w:r w:rsidRPr="0002057F">
        <w:t xml:space="preserve">. Gardez </w:t>
      </w:r>
      <w:r w:rsidR="009B7218">
        <w:t xml:space="preserve">ces </w:t>
      </w:r>
      <w:r w:rsidRPr="0002057F">
        <w:t>endroit</w:t>
      </w:r>
      <w:r w:rsidR="009B7218">
        <w:t>s</w:t>
      </w:r>
      <w:r w:rsidRPr="0002057F">
        <w:t xml:space="preserve"> propre</w:t>
      </w:r>
      <w:r w:rsidR="009B7218">
        <w:t>s</w:t>
      </w:r>
      <w:r w:rsidRPr="0002057F">
        <w:t xml:space="preserve"> et bien rangé</w:t>
      </w:r>
      <w:r w:rsidR="009B7218">
        <w:t>s</w:t>
      </w:r>
      <w:r w:rsidRPr="0002057F">
        <w:t xml:space="preserve">. </w:t>
      </w:r>
    </w:p>
    <w:p w:rsidRPr="0002057F" w:rsidR="0036086C" w:rsidP="0002057F" w:rsidRDefault="0036086C" w14:paraId="0557BF55" w14:textId="20DC7EDE">
      <w:r w:rsidRPr="0002057F">
        <w:t xml:space="preserve">L'accès </w:t>
      </w:r>
      <w:r>
        <w:t>à tous les</w:t>
      </w:r>
      <w:r w:rsidRPr="0002057F">
        <w:t xml:space="preserve"> </w:t>
      </w:r>
      <w:r w:rsidRPr="0002057F" w:rsidR="000A5BE9">
        <w:t>studio</w:t>
      </w:r>
      <w:r w:rsidR="000A5BE9">
        <w:t>s</w:t>
      </w:r>
      <w:r w:rsidR="000A5BE9">
        <w:rPr>
          <w:rFonts w:eastAsiaTheme="majorEastAsia"/>
        </w:rPr>
        <w:t xml:space="preserve"> et cubicules</w:t>
      </w:r>
      <w:r w:rsidRPr="0002057F" w:rsidR="000A5BE9">
        <w:t xml:space="preserve"> </w:t>
      </w:r>
      <w:r w:rsidRPr="0002057F">
        <w:t xml:space="preserve">est réservé aux étudiantes et étudiants inscrits à la technique d’intégration multimédia qui ont un cours nécessitant l’utilisation </w:t>
      </w:r>
      <w:r>
        <w:t>d’un</w:t>
      </w:r>
      <w:r w:rsidRPr="0002057F">
        <w:t xml:space="preserve"> studio. Pas d’invité! </w:t>
      </w:r>
      <w:r>
        <w:t>Travaillez toujours</w:t>
      </w:r>
      <w:r w:rsidRPr="00E95278">
        <w:t xml:space="preserve"> la porte fermée et barrée. Ouvrir la porte uniquement aux étudiants en techniques d’intégration multimédia.</w:t>
      </w:r>
    </w:p>
    <w:p w:rsidRPr="0002057F" w:rsidR="00666DCA" w:rsidP="0002057F" w:rsidRDefault="00666DCA" w14:paraId="2F87C7B2" w14:textId="53F51B3F">
      <w:r w:rsidRPr="0002057F">
        <w:t>L’étudiant</w:t>
      </w:r>
      <w:r w:rsidR="0036086C">
        <w:t>e ou l’étudiante</w:t>
      </w:r>
      <w:r w:rsidRPr="0002057F">
        <w:t xml:space="preserve"> qui réserve la page horaire devient l</w:t>
      </w:r>
      <w:r w:rsidR="0073546B">
        <w:t>a ou le</w:t>
      </w:r>
      <w:r w:rsidRPr="0002057F">
        <w:t xml:space="preserve"> responsable des lieux pour toute la durée de cette plage horaire. </w:t>
      </w:r>
      <w:r w:rsidR="0036086C">
        <w:t xml:space="preserve">Elle ou il </w:t>
      </w:r>
      <w:r w:rsidRPr="0002057F" w:rsidR="0036086C">
        <w:t>peut</w:t>
      </w:r>
      <w:r w:rsidRPr="0002057F">
        <w:t xml:space="preserve"> refuser l’entrée </w:t>
      </w:r>
      <w:r w:rsidR="0036086C">
        <w:t>aux autres étudiantes et étudiants</w:t>
      </w:r>
      <w:r w:rsidRPr="0002057F">
        <w:t xml:space="preserve"> ou peut décider de partager l’espace avec </w:t>
      </w:r>
      <w:r w:rsidR="0036086C">
        <w:t>eux.</w:t>
      </w:r>
    </w:p>
    <w:p w:rsidRPr="00F97AA3" w:rsidR="00666DCA" w:rsidP="141EC23C" w:rsidRDefault="00666DCA" w14:paraId="5DE91EEA" w14:textId="2254C024">
      <w:pPr>
        <w:rPr>
          <w:rStyle w:val="Strong"/>
        </w:rPr>
      </w:pPr>
      <w:r w:rsidRPr="2549F7CA">
        <w:rPr>
          <w:rStyle w:val="Strong"/>
        </w:rPr>
        <w:t>Si vous observés des comportements étranges, suspects ou déplacés, vous êtes tenus d’avertir immédiatement le TTP ou la sécurité</w:t>
      </w:r>
      <w:r w:rsidRPr="2549F7CA" w:rsidR="09BDF2E2">
        <w:rPr>
          <w:rStyle w:val="Strong"/>
        </w:rPr>
        <w:t xml:space="preserve"> </w:t>
      </w:r>
      <w:r w:rsidRPr="2549F7CA" w:rsidR="09BDF2E2">
        <w:rPr>
          <w:rFonts w:eastAsia="Arial"/>
          <w:b/>
          <w:bCs/>
          <w:color w:val="222222"/>
        </w:rPr>
        <w:t>(450) 975-6100</w:t>
      </w:r>
      <w:r w:rsidRPr="2549F7CA" w:rsidR="09BDF2E2">
        <w:rPr>
          <w:rStyle w:val="Strong"/>
          <w:b w:val="0"/>
          <w:bCs w:val="0"/>
        </w:rPr>
        <w:t xml:space="preserve"> </w:t>
      </w:r>
      <w:r w:rsidRPr="2549F7CA" w:rsidR="09BDF2E2">
        <w:rPr>
          <w:rStyle w:val="Strong"/>
        </w:rPr>
        <w:t>(poste 6464)</w:t>
      </w:r>
      <w:r w:rsidRPr="2549F7CA">
        <w:rPr>
          <w:rStyle w:val="Strong"/>
        </w:rPr>
        <w:t>. Nous sommes tous responsables de la sécurité de</w:t>
      </w:r>
      <w:r w:rsidRPr="2549F7CA" w:rsidR="00805282">
        <w:rPr>
          <w:rStyle w:val="Strong"/>
        </w:rPr>
        <w:t xml:space="preserve"> tous</w:t>
      </w:r>
      <w:r w:rsidRPr="2549F7CA">
        <w:rPr>
          <w:rStyle w:val="Strong"/>
        </w:rPr>
        <w:t xml:space="preserve"> et du respect du matériel collectif.</w:t>
      </w:r>
    </w:p>
    <w:p w:rsidR="2549F7CA" w:rsidP="2549F7CA" w:rsidRDefault="2549F7CA" w14:paraId="18613F94" w14:textId="0CFFC087">
      <w:pPr>
        <w:rPr>
          <w:rStyle w:val="Strong"/>
        </w:rPr>
      </w:pPr>
    </w:p>
    <w:p w:rsidR="00666DCA" w:rsidP="25038719" w:rsidRDefault="00666DCA" w14:paraId="5353E1C8" w14:textId="2DF38608">
      <w:pPr>
        <w:pStyle w:val="Heading3"/>
        <w:rPr>
          <w:rFonts w:eastAsiaTheme="majorEastAsia"/>
        </w:rPr>
      </w:pPr>
      <w:bookmarkStart w:name="_Toc111639170" w:id="189"/>
      <w:r>
        <w:t>Propreté des lieux</w:t>
      </w:r>
      <w:bookmarkEnd w:id="189"/>
    </w:p>
    <w:p w:rsidRPr="00125CCD" w:rsidR="00BB0516" w:rsidP="141EC23C" w:rsidRDefault="00BB0516" w14:paraId="2DE9D819" w14:textId="198DCE80">
      <w:pPr>
        <w:rPr>
          <w:rFonts w:eastAsiaTheme="majorEastAsia"/>
          <w:b/>
          <w:bCs/>
        </w:rPr>
      </w:pPr>
      <w:r w:rsidRPr="141EC23C">
        <w:rPr>
          <w:rFonts w:eastAsiaTheme="majorEastAsia"/>
          <w:b/>
          <w:bCs/>
        </w:rPr>
        <w:t>On ne touche pas et on ne s’</w:t>
      </w:r>
      <w:r w:rsidRPr="141EC23C" w:rsidR="7EBB6CE5">
        <w:rPr>
          <w:rFonts w:eastAsiaTheme="majorEastAsia"/>
          <w:b/>
          <w:bCs/>
        </w:rPr>
        <w:t>appuie</w:t>
      </w:r>
      <w:r w:rsidRPr="141EC23C">
        <w:rPr>
          <w:rFonts w:eastAsiaTheme="majorEastAsia"/>
          <w:b/>
          <w:bCs/>
        </w:rPr>
        <w:t xml:space="preserve"> pas sur les murs.</w:t>
      </w:r>
    </w:p>
    <w:p w:rsidR="00125CCD" w:rsidP="009D42EC" w:rsidRDefault="005D57FC" w14:paraId="3F919876" w14:textId="5EAFCEB9">
      <w:pPr>
        <w:rPr>
          <w:rFonts w:eastAsiaTheme="majorEastAsia"/>
        </w:rPr>
      </w:pPr>
      <w:r>
        <w:rPr>
          <w:rFonts w:eastAsiaTheme="majorEastAsia"/>
        </w:rPr>
        <w:t xml:space="preserve">Dans </w:t>
      </w:r>
      <w:r w:rsidR="00125CCD">
        <w:rPr>
          <w:rFonts w:eastAsiaTheme="majorEastAsia"/>
        </w:rPr>
        <w:t xml:space="preserve">les </w:t>
      </w:r>
      <w:r w:rsidR="005A589E">
        <w:rPr>
          <w:rFonts w:eastAsiaTheme="majorEastAsia"/>
        </w:rPr>
        <w:t>studios et cubicules</w:t>
      </w:r>
      <w:r w:rsidR="00CB5558">
        <w:rPr>
          <w:rFonts w:eastAsiaTheme="majorEastAsia"/>
        </w:rPr>
        <w:t xml:space="preserve"> </w:t>
      </w:r>
      <w:r w:rsidR="00125CCD">
        <w:rPr>
          <w:rFonts w:eastAsiaTheme="majorEastAsia"/>
        </w:rPr>
        <w:t>:</w:t>
      </w:r>
    </w:p>
    <w:p w:rsidR="00125CCD" w:rsidP="00C132F4" w:rsidRDefault="005D57FC" w14:paraId="6E7F6CE8" w14:textId="647BC1E6">
      <w:pPr>
        <w:pStyle w:val="ListParagraph"/>
        <w:numPr>
          <w:ilvl w:val="0"/>
          <w:numId w:val="22"/>
        </w:numPr>
        <w:rPr>
          <w:rFonts w:eastAsiaTheme="majorEastAsia"/>
        </w:rPr>
      </w:pPr>
      <w:r>
        <w:rPr>
          <w:rFonts w:eastAsiaTheme="majorEastAsia"/>
        </w:rPr>
        <w:t>Interdit de</w:t>
      </w:r>
      <w:r w:rsidR="00125CCD">
        <w:rPr>
          <w:rFonts w:eastAsiaTheme="majorEastAsia"/>
        </w:rPr>
        <w:t xml:space="preserve"> </w:t>
      </w:r>
      <w:r w:rsidRPr="00125CCD" w:rsidR="00666DCA">
        <w:rPr>
          <w:rFonts w:eastAsiaTheme="majorEastAsia"/>
        </w:rPr>
        <w:t>fumer</w:t>
      </w:r>
      <w:r w:rsidR="00125CCD">
        <w:rPr>
          <w:rFonts w:eastAsiaTheme="majorEastAsia"/>
        </w:rPr>
        <w:t>.</w:t>
      </w:r>
    </w:p>
    <w:p w:rsidR="00125CCD" w:rsidP="00C132F4" w:rsidRDefault="005D57FC" w14:paraId="72BFED6F" w14:textId="60929572">
      <w:pPr>
        <w:pStyle w:val="ListParagraph"/>
        <w:numPr>
          <w:ilvl w:val="0"/>
          <w:numId w:val="22"/>
        </w:numPr>
        <w:rPr>
          <w:rFonts w:eastAsiaTheme="majorEastAsia"/>
        </w:rPr>
      </w:pPr>
      <w:r>
        <w:rPr>
          <w:rFonts w:eastAsiaTheme="majorEastAsia"/>
        </w:rPr>
        <w:t>Interdit de</w:t>
      </w:r>
      <w:r w:rsidR="00125CCD">
        <w:rPr>
          <w:rFonts w:eastAsiaTheme="majorEastAsia"/>
        </w:rPr>
        <w:t xml:space="preserve"> </w:t>
      </w:r>
      <w:r w:rsidRPr="00125CCD" w:rsidR="00666DCA">
        <w:rPr>
          <w:rFonts w:eastAsiaTheme="majorEastAsia"/>
        </w:rPr>
        <w:t>boire de l’alcool</w:t>
      </w:r>
      <w:r w:rsidR="00125CCD">
        <w:rPr>
          <w:rFonts w:eastAsiaTheme="majorEastAsia"/>
        </w:rPr>
        <w:t>.</w:t>
      </w:r>
    </w:p>
    <w:p w:rsidRPr="005D57FC" w:rsidR="00125CCD" w:rsidP="00C132F4" w:rsidRDefault="005D57FC" w14:paraId="784E53C3" w14:textId="10495580">
      <w:pPr>
        <w:pStyle w:val="ListParagraph"/>
        <w:numPr>
          <w:ilvl w:val="0"/>
          <w:numId w:val="22"/>
        </w:numPr>
        <w:rPr>
          <w:rFonts w:eastAsiaTheme="majorEastAsia"/>
          <w:b/>
          <w:bCs/>
        </w:rPr>
      </w:pPr>
      <w:r w:rsidRPr="005D57FC">
        <w:rPr>
          <w:rFonts w:eastAsiaTheme="majorEastAsia"/>
          <w:b/>
          <w:bCs/>
        </w:rPr>
        <w:t xml:space="preserve">Interdit de </w:t>
      </w:r>
      <w:r w:rsidRPr="005D57FC" w:rsidR="00666DCA">
        <w:rPr>
          <w:rFonts w:eastAsiaTheme="majorEastAsia"/>
          <w:b/>
          <w:bCs/>
        </w:rPr>
        <w:t>rentrer dans le local avec toute nourriture</w:t>
      </w:r>
      <w:r w:rsidRPr="005D57FC" w:rsidR="00125CCD">
        <w:rPr>
          <w:rFonts w:eastAsiaTheme="majorEastAsia"/>
          <w:b/>
          <w:bCs/>
        </w:rPr>
        <w:t>.</w:t>
      </w:r>
    </w:p>
    <w:p w:rsidR="00666DCA" w:rsidP="00C132F4" w:rsidRDefault="005D57FC" w14:paraId="54098946" w14:textId="5FBA0409">
      <w:pPr>
        <w:pStyle w:val="ListParagraph"/>
        <w:numPr>
          <w:ilvl w:val="0"/>
          <w:numId w:val="22"/>
        </w:numPr>
        <w:rPr>
          <w:rFonts w:eastAsiaTheme="majorEastAsia"/>
        </w:rPr>
      </w:pPr>
      <w:r w:rsidRPr="141EC23C">
        <w:rPr>
          <w:rFonts w:eastAsiaTheme="majorEastAsia"/>
        </w:rPr>
        <w:t xml:space="preserve">Interdit de </w:t>
      </w:r>
      <w:r w:rsidRPr="141EC23C" w:rsidR="00666DCA">
        <w:rPr>
          <w:rFonts w:eastAsiaTheme="majorEastAsia"/>
        </w:rPr>
        <w:t>rentrer dans le local avec tout liquide, incluant de la peinture (temporaire ou non)</w:t>
      </w:r>
      <w:r w:rsidRPr="141EC23C" w:rsidR="00BB0516">
        <w:rPr>
          <w:rFonts w:eastAsiaTheme="majorEastAsia"/>
        </w:rPr>
        <w:t xml:space="preserve"> à l’exception des boissons qui </w:t>
      </w:r>
      <w:r w:rsidRPr="141EC23C" w:rsidR="09E472BA">
        <w:rPr>
          <w:rFonts w:eastAsiaTheme="majorEastAsia"/>
        </w:rPr>
        <w:t>sont</w:t>
      </w:r>
      <w:r w:rsidRPr="141EC23C" w:rsidR="00BB0516">
        <w:rPr>
          <w:rFonts w:eastAsiaTheme="majorEastAsia"/>
        </w:rPr>
        <w:t xml:space="preserve"> être gardées dans un contenant antiéclaboussures («spill proof»).</w:t>
      </w:r>
    </w:p>
    <w:p w:rsidRPr="00B20631" w:rsidR="00666DCA" w:rsidP="00C132F4" w:rsidRDefault="00E22898" w14:paraId="2A33A5AA" w14:textId="52B84BE2">
      <w:pPr>
        <w:pStyle w:val="ListParagraph"/>
        <w:numPr>
          <w:ilvl w:val="0"/>
          <w:numId w:val="22"/>
        </w:numPr>
        <w:rPr>
          <w:rFonts w:eastAsiaTheme="majorEastAsia"/>
        </w:rPr>
      </w:pPr>
      <w:r>
        <w:rPr>
          <w:rFonts w:eastAsiaTheme="majorEastAsia"/>
        </w:rPr>
        <w:t xml:space="preserve">Interdit de </w:t>
      </w:r>
      <w:r w:rsidRPr="7FC9F516" w:rsidR="7FC9F516">
        <w:rPr>
          <w:rFonts w:eastAsiaTheme="majorEastAsia"/>
        </w:rPr>
        <w:t>réaliser des structures ou des empilements. Les tables et les chaises doivent avoir les 4 pattes au sol.</w:t>
      </w:r>
    </w:p>
    <w:p w:rsidR="00666DCA" w:rsidP="25038719" w:rsidRDefault="00666DCA" w14:paraId="1A674041" w14:textId="526C6E9A">
      <w:pPr>
        <w:pStyle w:val="Heading3"/>
        <w:rPr>
          <w:rFonts w:eastAsiaTheme="majorEastAsia"/>
        </w:rPr>
      </w:pPr>
      <w:bookmarkStart w:name="_Toc111639171" w:id="190"/>
      <w:r>
        <w:t>Bris</w:t>
      </w:r>
      <w:bookmarkEnd w:id="190"/>
    </w:p>
    <w:p w:rsidR="00666DCA" w:rsidP="009D42EC" w:rsidRDefault="00666DCA" w14:paraId="0618BAC2" w14:textId="6BED3BA4">
      <w:pPr>
        <w:rPr>
          <w:rFonts w:eastAsiaTheme="majorEastAsia"/>
        </w:rPr>
      </w:pPr>
      <w:r w:rsidRPr="0ECD3397">
        <w:rPr>
          <w:rFonts w:eastAsiaTheme="majorEastAsia"/>
        </w:rPr>
        <w:t xml:space="preserve">Si vous entrez dans </w:t>
      </w:r>
      <w:r w:rsidR="005540AF">
        <w:rPr>
          <w:rFonts w:eastAsiaTheme="majorEastAsia"/>
        </w:rPr>
        <w:t>un studio ou cubicule</w:t>
      </w:r>
      <w:r w:rsidRPr="5644AD06" w:rsidR="005540AF">
        <w:rPr>
          <w:rFonts w:eastAsiaTheme="majorEastAsia"/>
        </w:rPr>
        <w:t xml:space="preserve"> </w:t>
      </w:r>
      <w:r w:rsidRPr="0ECD3397">
        <w:rPr>
          <w:rFonts w:eastAsiaTheme="majorEastAsia"/>
        </w:rPr>
        <w:t xml:space="preserve">et que quelque chose est </w:t>
      </w:r>
      <w:r w:rsidR="00D90869">
        <w:rPr>
          <w:rFonts w:eastAsiaTheme="majorEastAsia"/>
        </w:rPr>
        <w:t>brisé</w:t>
      </w:r>
      <w:r w:rsidRPr="0ECD3397">
        <w:rPr>
          <w:rFonts w:eastAsiaTheme="majorEastAsia"/>
        </w:rPr>
        <w:t xml:space="preserve"> ou endommagé, vous devez avertir immédiatement le TTP (par courriel s’il n’est pas présent</w:t>
      </w:r>
      <w:r w:rsidR="00A66C10">
        <w:rPr>
          <w:rFonts w:eastAsiaTheme="majorEastAsia"/>
        </w:rPr>
        <w:t xml:space="preserve"> à son bureau</w:t>
      </w:r>
      <w:r w:rsidRPr="0ECD3397">
        <w:rPr>
          <w:rFonts w:eastAsiaTheme="majorEastAsia"/>
        </w:rPr>
        <w:t>). Sinon, le bris</w:t>
      </w:r>
      <w:r w:rsidR="00D90869">
        <w:rPr>
          <w:rFonts w:eastAsiaTheme="majorEastAsia"/>
        </w:rPr>
        <w:t xml:space="preserve"> ou les dommages</w:t>
      </w:r>
      <w:r w:rsidRPr="0ECD3397">
        <w:rPr>
          <w:rFonts w:eastAsiaTheme="majorEastAsia"/>
        </w:rPr>
        <w:t xml:space="preserve"> </w:t>
      </w:r>
      <w:r w:rsidR="00D90869">
        <w:rPr>
          <w:rFonts w:eastAsiaTheme="majorEastAsia"/>
        </w:rPr>
        <w:t>seront</w:t>
      </w:r>
      <w:r w:rsidR="00A66C10">
        <w:rPr>
          <w:rFonts w:eastAsiaTheme="majorEastAsia"/>
        </w:rPr>
        <w:t xml:space="preserve"> considéré</w:t>
      </w:r>
      <w:r w:rsidR="00D90869">
        <w:rPr>
          <w:rFonts w:eastAsiaTheme="majorEastAsia"/>
        </w:rPr>
        <w:t>s</w:t>
      </w:r>
      <w:r w:rsidR="00A66C10">
        <w:rPr>
          <w:rFonts w:eastAsiaTheme="majorEastAsia"/>
        </w:rPr>
        <w:t xml:space="preserve"> de</w:t>
      </w:r>
      <w:r w:rsidRPr="0ECD3397">
        <w:rPr>
          <w:rFonts w:eastAsiaTheme="majorEastAsia"/>
        </w:rPr>
        <w:t xml:space="preserve"> votre responsabilité.</w:t>
      </w:r>
    </w:p>
    <w:p w:rsidRPr="00125CCD" w:rsidR="00666DCA" w:rsidP="009D42EC" w:rsidRDefault="00666DCA" w14:paraId="7DC16057" w14:textId="14FFB68A">
      <w:pPr>
        <w:rPr>
          <w:rFonts w:eastAsiaTheme="majorEastAsia"/>
          <w:b/>
          <w:bCs/>
        </w:rPr>
      </w:pPr>
      <w:r w:rsidRPr="0ECD3397">
        <w:rPr>
          <w:rFonts w:eastAsiaTheme="majorEastAsia"/>
        </w:rPr>
        <w:t>Si vous endommagez quelque chose, veuillez le signaler immédiatement au TTP. Vous ne serez pas puni</w:t>
      </w:r>
      <w:r w:rsidR="008C1A2F">
        <w:rPr>
          <w:rFonts w:eastAsiaTheme="majorEastAsia"/>
        </w:rPr>
        <w:t>s</w:t>
      </w:r>
      <w:r w:rsidRPr="0ECD3397">
        <w:rPr>
          <w:rFonts w:eastAsiaTheme="majorEastAsia"/>
        </w:rPr>
        <w:t xml:space="preserve">. Nous devons simplement pouvoir remplacer tout ce qui est cassé. Cependant, </w:t>
      </w:r>
      <w:r w:rsidRPr="00125CCD">
        <w:rPr>
          <w:rFonts w:eastAsiaTheme="majorEastAsia"/>
          <w:b/>
          <w:bCs/>
        </w:rPr>
        <w:t>si vous négligez de le mentionner, vous serez passibles de sanctions.</w:t>
      </w:r>
    </w:p>
    <w:p w:rsidR="00665AA5" w:rsidP="00665AA5" w:rsidRDefault="00665AA5" w14:paraId="0C8E3731" w14:textId="5F717C34">
      <w:pPr>
        <w:pStyle w:val="Heading3"/>
      </w:pPr>
      <w:bookmarkStart w:name="_Toc111639172" w:id="191"/>
      <w:r w:rsidRPr="25038719">
        <w:rPr>
          <w:rFonts w:eastAsiaTheme="majorEastAsia"/>
        </w:rPr>
        <w:t>Directives spécifiques au Grand studio (</w:t>
      </w:r>
      <w:r>
        <w:t>C-1712.1)</w:t>
      </w:r>
      <w:bookmarkEnd w:id="191"/>
    </w:p>
    <w:p w:rsidRPr="00665AA5" w:rsidR="00665AA5" w:rsidP="141EC23C" w:rsidRDefault="00665AA5" w14:paraId="4D3F1412" w14:textId="0E5E250C">
      <w:pPr>
        <w:rPr>
          <w:rFonts w:eastAsiaTheme="majorEastAsia"/>
          <w:color w:val="000000" w:themeColor="text1"/>
        </w:rPr>
      </w:pPr>
      <w:r w:rsidRPr="141EC23C">
        <w:rPr>
          <w:rFonts w:eastAsiaTheme="majorEastAsia"/>
          <w:b/>
          <w:bCs/>
          <w:shd w:val="clear" w:color="auto" w:fill="FFFFFF"/>
        </w:rPr>
        <w:t>Pour marcher dans le Grand studio</w:t>
      </w:r>
      <w:r w:rsidRPr="141EC23C">
        <w:rPr>
          <w:rFonts w:eastAsiaTheme="majorEastAsia"/>
          <w:shd w:val="clear" w:color="auto" w:fill="FFFFFF"/>
        </w:rPr>
        <w:t>, vous devez retirer vos bottes et chaussures sales ou utiliser des chaussures d’intérieur (des chaussures qui sont propres et qui n’ont pas touchées à la gadoue</w:t>
      </w:r>
      <w:r w:rsidRPr="141EC23C" w:rsidR="7AB132E8">
        <w:rPr>
          <w:rFonts w:eastAsiaTheme="majorEastAsia"/>
          <w:shd w:val="clear" w:color="auto" w:fill="FFFFFF"/>
        </w:rPr>
        <w:t>, de l’eau, boue...</w:t>
      </w:r>
      <w:r w:rsidRPr="141EC23C">
        <w:rPr>
          <w:rFonts w:eastAsiaTheme="majorEastAsia"/>
          <w:shd w:val="clear" w:color="auto" w:fill="FFFFFF"/>
        </w:rPr>
        <w:t xml:space="preserve">). Nous vous demandons de déposer vos chaussures qui sont allées à l’extérieur dans les casiers qui vont été attribuée au début de l’année. </w:t>
      </w:r>
      <w:r w:rsidRPr="141EC23C" w:rsidR="339883ED">
        <w:rPr>
          <w:rFonts w:eastAsiaTheme="majorEastAsia"/>
          <w:shd w:val="clear" w:color="auto" w:fill="FFFFFF"/>
        </w:rPr>
        <w:t>Vous devez avoir</w:t>
      </w:r>
      <w:r w:rsidRPr="141EC23C" w:rsidR="3CB01068">
        <w:rPr>
          <w:rFonts w:eastAsiaTheme="majorEastAsia"/>
          <w:shd w:val="clear" w:color="auto" w:fill="FFFFFF"/>
        </w:rPr>
        <w:t>,</w:t>
      </w:r>
      <w:r w:rsidRPr="141EC23C" w:rsidR="02B47345">
        <w:rPr>
          <w:rFonts w:eastAsiaTheme="majorEastAsia"/>
          <w:shd w:val="clear" w:color="auto" w:fill="FFFFFF"/>
        </w:rPr>
        <w:t xml:space="preserve"> </w:t>
      </w:r>
      <w:r w:rsidRPr="141EC23C">
        <w:rPr>
          <w:rFonts w:eastAsiaTheme="majorEastAsia"/>
          <w:shd w:val="clear" w:color="auto" w:fill="FFFFFF"/>
        </w:rPr>
        <w:t>en permanence</w:t>
      </w:r>
      <w:r w:rsidRPr="141EC23C" w:rsidR="187E0415">
        <w:rPr>
          <w:rFonts w:eastAsiaTheme="majorEastAsia"/>
          <w:shd w:val="clear" w:color="auto" w:fill="FFFFFF"/>
        </w:rPr>
        <w:t>,</w:t>
      </w:r>
      <w:r w:rsidRPr="141EC23C">
        <w:rPr>
          <w:rFonts w:eastAsiaTheme="majorEastAsia"/>
          <w:shd w:val="clear" w:color="auto" w:fill="FFFFFF"/>
        </w:rPr>
        <w:t xml:space="preserve"> des chaussures de rechange dans votre casier. </w:t>
      </w:r>
    </w:p>
    <w:p w:rsidR="00666DCA" w:rsidP="00665AA5" w:rsidRDefault="00666DCA" w14:paraId="7E99EED3" w14:textId="7236912B">
      <w:pPr>
        <w:pStyle w:val="Heading4"/>
        <w:rPr>
          <w:rFonts w:eastAsiaTheme="majorEastAsia"/>
        </w:rPr>
      </w:pPr>
      <w:r>
        <w:t>Grille et escalier mobile</w:t>
      </w:r>
      <w:r w:rsidR="00CB0C7C">
        <w:t xml:space="preserve"> du grand studio </w:t>
      </w:r>
      <w:r w:rsidR="00CB0C7C">
        <w:rPr>
          <w:rFonts w:eastAsiaTheme="majorEastAsia"/>
        </w:rPr>
        <w:t>(</w:t>
      </w:r>
      <w:r w:rsidRPr="00D57FF4" w:rsidR="00CB0C7C">
        <w:t>C-1712</w:t>
      </w:r>
      <w:r w:rsidR="00CB0C7C">
        <w:t>.1</w:t>
      </w:r>
      <w:r w:rsidRPr="00D57FF4" w:rsidR="00CB0C7C">
        <w:t>)</w:t>
      </w:r>
    </w:p>
    <w:p w:rsidRPr="00D15D62" w:rsidR="00666DCA" w:rsidP="00C132F4" w:rsidRDefault="00666DCA" w14:paraId="726C135A" w14:textId="77777777">
      <w:pPr>
        <w:pStyle w:val="ListParagraph"/>
        <w:numPr>
          <w:ilvl w:val="0"/>
          <w:numId w:val="23"/>
        </w:numPr>
        <w:rPr>
          <w:rFonts w:eastAsiaTheme="majorEastAsia"/>
        </w:rPr>
      </w:pPr>
      <w:r w:rsidRPr="00D15D62">
        <w:rPr>
          <w:rFonts w:eastAsiaTheme="majorEastAsia"/>
        </w:rPr>
        <w:t>Pour effectuer des accrochages à la grille, seule l’utilisation de l’escalier mobile est permise.</w:t>
      </w:r>
    </w:p>
    <w:p w:rsidRPr="00D15D62" w:rsidR="00666DCA" w:rsidP="00C132F4" w:rsidRDefault="00666DCA" w14:paraId="372F69E5" w14:textId="77777777">
      <w:pPr>
        <w:pStyle w:val="ListParagraph"/>
        <w:numPr>
          <w:ilvl w:val="0"/>
          <w:numId w:val="23"/>
        </w:numPr>
        <w:rPr>
          <w:rFonts w:eastAsiaTheme="majorEastAsia"/>
        </w:rPr>
      </w:pPr>
      <w:r w:rsidRPr="00D15D62">
        <w:rPr>
          <w:rFonts w:eastAsiaTheme="majorEastAsia"/>
        </w:rPr>
        <w:t xml:space="preserve">Vous devez avoir suivi la </w:t>
      </w:r>
      <w:r w:rsidRPr="00D15D62">
        <w:rPr>
          <w:rFonts w:eastAsiaTheme="majorEastAsia"/>
          <w:b/>
          <w:bCs/>
        </w:rPr>
        <w:t>formation travail en hauteur</w:t>
      </w:r>
      <w:r w:rsidRPr="00D15D62">
        <w:rPr>
          <w:rFonts w:eastAsiaTheme="majorEastAsia"/>
        </w:rPr>
        <w:t xml:space="preserve"> qui sera donné par le TTP si vous voulez utiliser l’escalier mobile ou accrocher des choses sur la grille.</w:t>
      </w:r>
    </w:p>
    <w:p w:rsidRPr="00D15D62" w:rsidR="00666DCA" w:rsidP="00C132F4" w:rsidRDefault="00666DCA" w14:paraId="30FE35F5" w14:textId="77777777">
      <w:pPr>
        <w:pStyle w:val="ListParagraph"/>
        <w:numPr>
          <w:ilvl w:val="0"/>
          <w:numId w:val="23"/>
        </w:numPr>
        <w:rPr>
          <w:rFonts w:eastAsiaTheme="majorEastAsia"/>
        </w:rPr>
      </w:pPr>
      <w:r w:rsidRPr="00D15D62">
        <w:rPr>
          <w:rFonts w:eastAsiaTheme="majorEastAsia"/>
        </w:rPr>
        <w:t xml:space="preserve">Tout ce qui est accroché à la grille doit être sécurisé. </w:t>
      </w:r>
    </w:p>
    <w:p w:rsidR="00666DCA" w:rsidP="00665AA5" w:rsidRDefault="00666DCA" w14:paraId="2368C196" w14:textId="61401370">
      <w:pPr>
        <w:pStyle w:val="Heading4"/>
      </w:pPr>
      <w:r>
        <w:t>Le cyclorama</w:t>
      </w:r>
      <w:r w:rsidR="00CB0C7C">
        <w:t xml:space="preserve"> du grand studio </w:t>
      </w:r>
      <w:r w:rsidR="00CB0C7C">
        <w:rPr>
          <w:rFonts w:eastAsiaTheme="majorEastAsia"/>
        </w:rPr>
        <w:t>(</w:t>
      </w:r>
      <w:r w:rsidRPr="00D57FF4" w:rsidR="00CB0C7C">
        <w:t>C-1712</w:t>
      </w:r>
      <w:r w:rsidR="00CB0C7C">
        <w:t>.1</w:t>
      </w:r>
      <w:r w:rsidRPr="00D57FF4" w:rsidR="00CB0C7C">
        <w:t>)</w:t>
      </w:r>
    </w:p>
    <w:p w:rsidR="00666DCA" w:rsidP="7FC9F516" w:rsidRDefault="7FC9F516" w14:paraId="04D75935" w14:textId="5B46B8A2">
      <w:pPr>
        <w:rPr>
          <w:rFonts w:eastAsiaTheme="majorEastAsia"/>
        </w:rPr>
      </w:pPr>
      <w:r w:rsidRPr="7FC9F516">
        <w:rPr>
          <w:rFonts w:eastAsiaTheme="majorEastAsia"/>
        </w:rPr>
        <w:t>Le cyclorama est l’écran courbé et blanc au fond de la salle qui s’étend jusqu’au sol. En plus des règles d’utilisation du studio, le cyclorama est régi par des règles additionnelles</w:t>
      </w:r>
      <w:r w:rsidR="00D15D62">
        <w:rPr>
          <w:rFonts w:eastAsiaTheme="majorEastAsia"/>
        </w:rPr>
        <w:t> :</w:t>
      </w:r>
    </w:p>
    <w:p w:rsidRPr="00D15D62" w:rsidR="00666DCA" w:rsidP="00C132F4" w:rsidRDefault="3D23A230" w14:paraId="54860531" w14:textId="7DD9B980">
      <w:pPr>
        <w:pStyle w:val="ListParagraph"/>
        <w:numPr>
          <w:ilvl w:val="0"/>
          <w:numId w:val="24"/>
        </w:numPr>
        <w:rPr>
          <w:rFonts w:eastAsiaTheme="majorEastAsia"/>
        </w:rPr>
      </w:pPr>
      <w:r w:rsidRPr="141EC23C">
        <w:rPr>
          <w:rFonts w:eastAsiaTheme="majorEastAsia"/>
        </w:rPr>
        <w:t>Vous devez enlever vos enlever en tout te</w:t>
      </w:r>
      <w:r w:rsidRPr="141EC23C" w:rsidR="58086CAA">
        <w:rPr>
          <w:rFonts w:eastAsiaTheme="majorEastAsia"/>
        </w:rPr>
        <w:t xml:space="preserve">mps vos chaussures pour marcher sur le cyclorama. </w:t>
      </w:r>
    </w:p>
    <w:p w:rsidRPr="00D15D62" w:rsidR="00666DCA" w:rsidP="00C132F4" w:rsidRDefault="5AEEDB04" w14:paraId="348218D2" w14:textId="7BBC9C60">
      <w:pPr>
        <w:pStyle w:val="ListParagraph"/>
        <w:numPr>
          <w:ilvl w:val="0"/>
          <w:numId w:val="24"/>
        </w:numPr>
        <w:rPr>
          <w:rFonts w:eastAsiaTheme="majorEastAsia"/>
        </w:rPr>
      </w:pPr>
      <w:r w:rsidRPr="141EC23C">
        <w:rPr>
          <w:rFonts w:eastAsiaTheme="majorEastAsia"/>
        </w:rPr>
        <w:t xml:space="preserve">Vous </w:t>
      </w:r>
      <w:r w:rsidRPr="141EC23C" w:rsidR="5FD586F6">
        <w:rPr>
          <w:rFonts w:eastAsiaTheme="majorEastAsia"/>
        </w:rPr>
        <w:t>ne</w:t>
      </w:r>
      <w:r w:rsidRPr="141EC23C">
        <w:rPr>
          <w:rFonts w:eastAsiaTheme="majorEastAsia"/>
        </w:rPr>
        <w:t xml:space="preserve"> pouvez jamais</w:t>
      </w:r>
      <w:r w:rsidRPr="141EC23C" w:rsidR="54D8E0D5">
        <w:rPr>
          <w:rFonts w:eastAsiaTheme="majorEastAsia"/>
        </w:rPr>
        <w:t xml:space="preserve"> </w:t>
      </w:r>
      <w:r w:rsidRPr="141EC23C" w:rsidR="00666DCA">
        <w:rPr>
          <w:rFonts w:eastAsiaTheme="majorEastAsia"/>
        </w:rPr>
        <w:t xml:space="preserve">marcher ou </w:t>
      </w:r>
      <w:r w:rsidRPr="141EC23C" w:rsidR="126B61D1">
        <w:rPr>
          <w:rFonts w:eastAsiaTheme="majorEastAsia"/>
        </w:rPr>
        <w:t>vous</w:t>
      </w:r>
      <w:ins w:author="Author" w:id="192">
        <w:r w:rsidRPr="141EC23C" w:rsidR="1CE9689D">
          <w:rPr>
            <w:rFonts w:eastAsiaTheme="majorEastAsia"/>
          </w:rPr>
          <w:t xml:space="preserve"> </w:t>
        </w:r>
      </w:ins>
      <w:r w:rsidRPr="141EC23C" w:rsidR="00666DCA">
        <w:rPr>
          <w:rFonts w:eastAsiaTheme="majorEastAsia"/>
        </w:rPr>
        <w:t>appuye</w:t>
      </w:r>
      <w:r w:rsidRPr="141EC23C" w:rsidR="466DF82E">
        <w:rPr>
          <w:rFonts w:eastAsiaTheme="majorEastAsia"/>
        </w:rPr>
        <w:t>r</w:t>
      </w:r>
      <w:r w:rsidRPr="141EC23C" w:rsidR="00666DCA">
        <w:rPr>
          <w:rFonts w:eastAsiaTheme="majorEastAsia"/>
        </w:rPr>
        <w:t xml:space="preserve"> sur la partie courbe du cyclorama.</w:t>
      </w:r>
    </w:p>
    <w:p w:rsidRPr="00D15D62" w:rsidR="00666DCA" w:rsidP="00C132F4" w:rsidRDefault="00666DCA" w14:paraId="7DFEF8F7" w14:textId="29BAE80F">
      <w:pPr>
        <w:pStyle w:val="ListParagraph"/>
        <w:numPr>
          <w:ilvl w:val="0"/>
          <w:numId w:val="24"/>
        </w:numPr>
        <w:rPr>
          <w:rFonts w:eastAsiaTheme="majorEastAsia"/>
        </w:rPr>
      </w:pPr>
      <w:r w:rsidRPr="141EC23C">
        <w:rPr>
          <w:rFonts w:eastAsiaTheme="majorEastAsia"/>
        </w:rPr>
        <w:t>Vous ne pouvez</w:t>
      </w:r>
      <w:r w:rsidRPr="141EC23C" w:rsidR="4AB970E1">
        <w:rPr>
          <w:rFonts w:eastAsiaTheme="majorEastAsia"/>
        </w:rPr>
        <w:t xml:space="preserve"> </w:t>
      </w:r>
      <w:r w:rsidRPr="141EC23C" w:rsidR="4641DBF8">
        <w:rPr>
          <w:rFonts w:eastAsiaTheme="majorEastAsia"/>
        </w:rPr>
        <w:t>jamais</w:t>
      </w:r>
      <w:r w:rsidRPr="141EC23C">
        <w:rPr>
          <w:rFonts w:eastAsiaTheme="majorEastAsia"/>
        </w:rPr>
        <w:t xml:space="preserve"> effectuer de marques sur le cyclorama, même avec de l’encre invisible.</w:t>
      </w:r>
    </w:p>
    <w:p w:rsidR="47DA6E92" w:rsidP="00C132F4" w:rsidRDefault="47DA6E92" w14:paraId="25CDF1C3" w14:textId="2F342922">
      <w:pPr>
        <w:pStyle w:val="ListParagraph"/>
        <w:numPr>
          <w:ilvl w:val="0"/>
          <w:numId w:val="24"/>
        </w:numPr>
      </w:pPr>
      <w:r w:rsidRPr="141EC23C">
        <w:rPr>
          <w:rFonts w:eastAsiaTheme="majorEastAsia"/>
        </w:rPr>
        <w:t>Vous ne pouvez jamais appliquer de la peinture sur</w:t>
      </w:r>
      <w:r w:rsidRPr="141EC23C" w:rsidR="51504A81">
        <w:t xml:space="preserve"> à n’importe quelle partie du cyclorama.</w:t>
      </w:r>
    </w:p>
    <w:p w:rsidRPr="00D15D62" w:rsidR="00666DCA" w:rsidP="00C132F4" w:rsidRDefault="00666DCA" w14:paraId="39A22347" w14:textId="0D7CEECF">
      <w:pPr>
        <w:pStyle w:val="ListParagraph"/>
        <w:numPr>
          <w:ilvl w:val="0"/>
          <w:numId w:val="24"/>
        </w:numPr>
        <w:rPr>
          <w:rFonts w:eastAsiaTheme="majorEastAsia"/>
        </w:rPr>
      </w:pPr>
      <w:r w:rsidRPr="00D15D62">
        <w:rPr>
          <w:rFonts w:eastAsiaTheme="majorEastAsia"/>
        </w:rPr>
        <w:t>En vous rappelant qu’il est interdit d’entrer dans le studio avec de la peinture, il est aussi interdit d’appliquer de la peinture à n’importe quelle partie du cyclorama.</w:t>
      </w:r>
    </w:p>
    <w:p w:rsidR="00BB14F7" w:rsidP="141EC23C" w:rsidRDefault="00BB14F7" w14:paraId="0CE23C04" w14:textId="067BCDBF">
      <w:pPr>
        <w:pStyle w:val="Heading3"/>
        <w:rPr>
          <w:color w:val="99CB38" w:themeColor="accent1"/>
        </w:rPr>
      </w:pPr>
      <w:bookmarkStart w:name="_Toc111639173" w:id="193"/>
      <w:r w:rsidRPr="00A35A86">
        <w:rPr>
          <w:rFonts w:eastAsiaTheme="majorEastAsia"/>
          <w:color w:val="99CB38" w:themeColor="accent1"/>
          <w:rPrChange w:author="Author" w:id="194">
            <w:rPr>
              <w:rFonts w:eastAsiaTheme="majorEastAsia"/>
            </w:rPr>
          </w:rPrChange>
        </w:rPr>
        <w:t>Directives spécifiques au Petit studio (</w:t>
      </w:r>
      <w:r w:rsidRPr="00A35A86">
        <w:rPr>
          <w:color w:val="99CB38" w:themeColor="accent1"/>
          <w:rPrChange w:author="Author" w:id="195">
            <w:rPr/>
          </w:rPrChange>
        </w:rPr>
        <w:t>C-1710.2)</w:t>
      </w:r>
      <w:r w:rsidRPr="00A35A86">
        <w:rPr>
          <w:rFonts w:eastAsiaTheme="majorEastAsia"/>
          <w:color w:val="99CB38" w:themeColor="accent1"/>
          <w:rPrChange w:author="Author" w:id="196">
            <w:rPr>
              <w:rFonts w:eastAsiaTheme="majorEastAsia"/>
            </w:rPr>
          </w:rPrChange>
        </w:rPr>
        <w:t xml:space="preserve"> et à sa régie (</w:t>
      </w:r>
      <w:r w:rsidRPr="00A35A86">
        <w:rPr>
          <w:color w:val="99CB38" w:themeColor="accent1"/>
          <w:rPrChange w:author="Author" w:id="197">
            <w:rPr/>
          </w:rPrChange>
        </w:rPr>
        <w:t>C-1710.2)</w:t>
      </w:r>
      <w:bookmarkEnd w:id="193"/>
      <w:r w:rsidRPr="25038719" w:rsidR="44687FAD">
        <w:rPr>
          <w:color w:val="99CB38" w:themeColor="accent1"/>
        </w:rPr>
        <w:t xml:space="preserve"> </w:t>
      </w:r>
    </w:p>
    <w:p w:rsidR="00184D37" w:rsidP="00C132F4" w:rsidRDefault="00184D37" w14:paraId="74340CFF" w14:textId="7AAE5941">
      <w:pPr>
        <w:pStyle w:val="ListParagraph"/>
        <w:numPr>
          <w:ilvl w:val="0"/>
          <w:numId w:val="25"/>
        </w:numPr>
      </w:pPr>
      <w:r>
        <w:t>Ne pas touche</w:t>
      </w:r>
      <w:r w:rsidR="0232BEC4">
        <w:t>r</w:t>
      </w:r>
      <w:r>
        <w:t xml:space="preserve"> aux câbles à l’arrière des équipements</w:t>
      </w:r>
      <w:r w:rsidR="785DFA7B">
        <w:t>.</w:t>
      </w:r>
    </w:p>
    <w:p w:rsidR="00DB766A" w:rsidP="00C132F4" w:rsidRDefault="7FD090C4" w14:paraId="2358616E" w14:textId="2C2182D5">
      <w:pPr>
        <w:pStyle w:val="ListParagraph"/>
        <w:numPr>
          <w:ilvl w:val="0"/>
          <w:numId w:val="25"/>
        </w:numPr>
      </w:pPr>
      <w:r>
        <w:t>Ne rien stocke</w:t>
      </w:r>
      <w:r w:rsidR="6432786E">
        <w:t>r</w:t>
      </w:r>
      <w:r>
        <w:t xml:space="preserve"> sur le disque dur de l’ordinateur de la régie. Le disque dur est effacé à chaque</w:t>
      </w:r>
      <w:r w:rsidR="00F60223">
        <w:t xml:space="preserve"> semaine</w:t>
      </w:r>
      <w:r>
        <w:t>.</w:t>
      </w:r>
      <w:r w:rsidR="00DB766A">
        <w:t xml:space="preserve"> Si un étudiant a laissé des documents sur le disque dur, </w:t>
      </w:r>
      <w:r w:rsidR="00E621ED">
        <w:t xml:space="preserve">ne </w:t>
      </w:r>
      <w:r w:rsidR="2B39628F">
        <w:t>pas</w:t>
      </w:r>
      <w:r w:rsidR="00BF6329">
        <w:t xml:space="preserve"> les copier, les modifier ou les supprimer. </w:t>
      </w:r>
    </w:p>
    <w:p w:rsidR="00E621ED" w:rsidP="00C132F4" w:rsidRDefault="49E299AE" w14:paraId="19A3928F" w14:textId="36467A6B">
      <w:pPr>
        <w:pStyle w:val="ListParagraph"/>
        <w:numPr>
          <w:ilvl w:val="0"/>
          <w:numId w:val="25"/>
        </w:numPr>
      </w:pPr>
      <w:r>
        <w:t xml:space="preserve">Ne pas </w:t>
      </w:r>
      <w:r w:rsidR="00E621ED">
        <w:t>modifi</w:t>
      </w:r>
      <w:r w:rsidR="0D9CBD16">
        <w:t>er</w:t>
      </w:r>
      <w:ins w:author="Author" w:id="198">
        <w:r w:rsidR="71139DAD">
          <w:t xml:space="preserve"> </w:t>
        </w:r>
      </w:ins>
      <w:r w:rsidR="0C86F401">
        <w:t>l</w:t>
      </w:r>
      <w:r w:rsidR="00E621ED">
        <w:t xml:space="preserve">es paramètres de l'ordinateur. Pas même le fond d'écran. </w:t>
      </w:r>
    </w:p>
    <w:p w:rsidR="00E621ED" w:rsidP="00C132F4" w:rsidRDefault="61B596B6" w14:paraId="1FC68398" w14:textId="23EFE432">
      <w:pPr>
        <w:pStyle w:val="ListParagraph"/>
        <w:numPr>
          <w:ilvl w:val="0"/>
          <w:numId w:val="25"/>
        </w:numPr>
      </w:pPr>
      <w:r>
        <w:t xml:space="preserve">Ne rien installer </w:t>
      </w:r>
      <w:r w:rsidR="26253D10">
        <w:t>sur cet ordinateur</w:t>
      </w:r>
      <w:r w:rsidR="0A569AD9">
        <w:t xml:space="preserve"> sans avoir demandé au TTP. </w:t>
      </w:r>
    </w:p>
    <w:p w:rsidR="00DB766A" w:rsidP="00C132F4" w:rsidRDefault="0A569AD9" w14:paraId="5E740107" w14:textId="236D9D64">
      <w:pPr>
        <w:pStyle w:val="ListParagraph"/>
        <w:numPr>
          <w:ilvl w:val="0"/>
          <w:numId w:val="25"/>
        </w:numPr>
      </w:pPr>
      <w:r>
        <w:t>Ne jamais déplacer des</w:t>
      </w:r>
      <w:r w:rsidR="6CEAA258">
        <w:t xml:space="preserve"> appareil</w:t>
      </w:r>
      <w:r w:rsidR="009B625C">
        <w:t>s</w:t>
      </w:r>
      <w:r w:rsidR="6CEAA258">
        <w:t xml:space="preserve"> qui se trouve</w:t>
      </w:r>
      <w:r w:rsidR="27BCF0AE">
        <w:t>nt</w:t>
      </w:r>
      <w:r w:rsidR="6CEAA258">
        <w:t xml:space="preserve"> dans le</w:t>
      </w:r>
      <w:r w:rsidR="452BBA65">
        <w:t>s</w:t>
      </w:r>
      <w:r w:rsidR="6CEAA258">
        <w:t xml:space="preserve"> studio</w:t>
      </w:r>
      <w:r w:rsidR="0D495CDE">
        <w:t>s</w:t>
      </w:r>
    </w:p>
    <w:p w:rsidR="2549F7CA" w:rsidP="2549F7CA" w:rsidRDefault="2549F7CA" w14:paraId="2615A126" w14:textId="7DC3DF2D">
      <w:pPr>
        <w:pStyle w:val="Heading4"/>
      </w:pPr>
      <w:r>
        <w:t>ForMATION SANTÉ SÉCURITÉ (C-1712.1)</w:t>
      </w:r>
    </w:p>
    <w:p w:rsidR="05A8D4DF" w:rsidRDefault="05A8D4DF" w14:paraId="0B5C4070" w14:textId="3010B3B5">
      <w:r>
        <w:t xml:space="preserve">Avant d’avoir accès aux studios, </w:t>
      </w:r>
      <w:r w:rsidR="75FA6422">
        <w:t xml:space="preserve">tous les étudiants doivent obligatoirement suivre la formation </w:t>
      </w:r>
      <w:r w:rsidR="3941D7D5">
        <w:t>sur la santé et sécurité, et signer le document attestant</w:t>
      </w:r>
      <w:r w:rsidR="5704AD79">
        <w:t xml:space="preserve"> l</w:t>
      </w:r>
      <w:r w:rsidR="3941D7D5">
        <w:t>e</w:t>
      </w:r>
      <w:r w:rsidR="5704AD79">
        <w:t>ur</w:t>
      </w:r>
      <w:r w:rsidR="3941D7D5">
        <w:t xml:space="preserve"> compréhension des règles et procédures.</w:t>
      </w:r>
      <w:r w:rsidR="54452E01">
        <w:t xml:space="preserve"> Cette formation sera </w:t>
      </w:r>
      <w:r w:rsidR="1F7DA5AE">
        <w:t>donnée</w:t>
      </w:r>
      <w:r w:rsidR="54452E01">
        <w:t xml:space="preserve"> par l</w:t>
      </w:r>
      <w:r w:rsidR="4D9CE3BB">
        <w:t xml:space="preserve">a technicienne ou </w:t>
      </w:r>
      <w:r w:rsidR="54452E01">
        <w:t xml:space="preserve">le technicien en travaux pratiques </w:t>
      </w:r>
      <w:r w:rsidR="388F43ED">
        <w:t>(TTP)</w:t>
      </w:r>
      <w:r w:rsidR="54452E01">
        <w:t xml:space="preserve"> en début de session.</w:t>
      </w:r>
    </w:p>
    <w:p w:rsidR="009C334E" w:rsidP="009C334E" w:rsidRDefault="009C334E" w14:paraId="0C442CF5" w14:textId="1E9EF04A">
      <w:pPr>
        <w:pStyle w:val="Heading4"/>
        <w:rPr>
          <w:color w:val="99CB38" w:themeColor="accent1"/>
        </w:rPr>
      </w:pPr>
      <w:r w:rsidRPr="2FCDC19A">
        <w:rPr>
          <w:color w:val="99CB38" w:themeColor="accent1"/>
        </w:rPr>
        <w:t>À votre départ</w:t>
      </w:r>
      <w:r w:rsidRPr="2FCDC19A" w:rsidR="00BD49CB">
        <w:rPr>
          <w:color w:val="99CB38" w:themeColor="accent1"/>
        </w:rPr>
        <w:t xml:space="preserve"> du Petit studio (C-1710.2) et de sa régie (C-1710.2)</w:t>
      </w:r>
      <w:r w:rsidRPr="2FCDC19A" w:rsidR="760A9E86">
        <w:rPr>
          <w:color w:val="99CB38" w:themeColor="accent1"/>
        </w:rPr>
        <w:t xml:space="preserve"> </w:t>
      </w:r>
    </w:p>
    <w:p w:rsidR="00184D37" w:rsidP="00C132F4" w:rsidRDefault="00184D37" w14:paraId="0BE3898D" w14:textId="5962352E">
      <w:pPr>
        <w:pStyle w:val="ListParagraph"/>
        <w:numPr>
          <w:ilvl w:val="0"/>
          <w:numId w:val="26"/>
        </w:numPr>
      </w:pPr>
      <w:r>
        <w:t xml:space="preserve">Retirez tous les câbles de raccordement après avoir terminé votre session. Retirez les câbles un par un. </w:t>
      </w:r>
    </w:p>
    <w:p w:rsidR="00184D37" w:rsidP="00C132F4" w:rsidRDefault="00184D37" w14:paraId="3320A3E4" w14:textId="5080F952">
      <w:pPr>
        <w:pStyle w:val="ListParagraph"/>
        <w:numPr>
          <w:ilvl w:val="0"/>
          <w:numId w:val="26"/>
        </w:numPr>
      </w:pPr>
      <w:r>
        <w:t>Réglez les paramètres de la table</w:t>
      </w:r>
      <w:r w:rsidRPr="004C145D">
        <w:t xml:space="preserve"> de mixage</w:t>
      </w:r>
      <w:r>
        <w:t xml:space="preserve"> ainsi : tous les potentiomètres à zéro, tous les </w:t>
      </w:r>
      <w:r w:rsidR="00BF6329">
        <w:t>gradateurs</w:t>
      </w:r>
      <w:r>
        <w:t xml:space="preserve"> à zéro, pas de réglages d'égalisation, pas d'envois, </w:t>
      </w:r>
      <w:r w:rsidR="004D0A38">
        <w:t>balance audio</w:t>
      </w:r>
      <w:r>
        <w:t xml:space="preserve"> réglé</w:t>
      </w:r>
      <w:r w:rsidR="003361E4">
        <w:t>e</w:t>
      </w:r>
      <w:r>
        <w:t xml:space="preserve"> par paires</w:t>
      </w:r>
      <w:r w:rsidR="00E621ED">
        <w:t xml:space="preserve"> et</w:t>
      </w:r>
      <w:r>
        <w:t xml:space="preserve"> réinitialisation de la sensibilité d'entrée à l'unité</w:t>
      </w:r>
      <w:r w:rsidR="00E621ED">
        <w:t>.</w:t>
      </w:r>
    </w:p>
    <w:p w:rsidRPr="00E621ED" w:rsidR="00BB14F7" w:rsidP="00C132F4" w:rsidRDefault="00184D37" w14:paraId="0636DC1B" w14:textId="5D974904">
      <w:pPr>
        <w:pStyle w:val="ListParagraph"/>
        <w:numPr>
          <w:ilvl w:val="0"/>
          <w:numId w:val="26"/>
        </w:numPr>
      </w:pPr>
      <w:r>
        <w:t xml:space="preserve">Si vous modifiez les paramètres par défaut dans Logic, </w:t>
      </w:r>
      <w:r w:rsidR="00DB766A">
        <w:t>Live</w:t>
      </w:r>
      <w:r>
        <w:t xml:space="preserve"> ou Max</w:t>
      </w:r>
      <w:r w:rsidR="00DB766A">
        <w:t xml:space="preserve"> (</w:t>
      </w:r>
      <w:r>
        <w:t xml:space="preserve">par exemple le routage d'entrée </w:t>
      </w:r>
      <w:r w:rsidR="00DB766A">
        <w:t>ou de</w:t>
      </w:r>
      <w:r>
        <w:t xml:space="preserve"> sortie</w:t>
      </w:r>
      <w:r w:rsidR="00DB766A">
        <w:t>)</w:t>
      </w:r>
      <w:r>
        <w:t>, réinitialisez-les après votre session.</w:t>
      </w:r>
    </w:p>
    <w:p w:rsidR="00666DCA" w:rsidP="25038719" w:rsidRDefault="00157D43" w14:paraId="1C3024E6" w14:textId="06EBFF4A">
      <w:pPr>
        <w:pStyle w:val="Heading3"/>
        <w:rPr>
          <w:rFonts w:eastAsiaTheme="majorEastAsia"/>
        </w:rPr>
      </w:pPr>
      <w:bookmarkStart w:name="_Toc111639174" w:id="199"/>
      <w:r>
        <w:t xml:space="preserve">À votre départ de tous les </w:t>
      </w:r>
      <w:r w:rsidRPr="25038719" w:rsidR="0011143D">
        <w:rPr>
          <w:rFonts w:eastAsiaTheme="majorEastAsia"/>
        </w:rPr>
        <w:t>studios et cubicules</w:t>
      </w:r>
      <w:bookmarkEnd w:id="199"/>
    </w:p>
    <w:p w:rsidR="00666DCA" w:rsidP="141EC23C" w:rsidRDefault="00666DCA" w14:paraId="7E0457AE" w14:textId="30FF2EB9">
      <w:pPr>
        <w:rPr>
          <w:rFonts w:eastAsiaTheme="majorEastAsia"/>
        </w:rPr>
      </w:pPr>
      <w:r w:rsidRPr="141EC23C">
        <w:rPr>
          <w:rFonts w:eastAsiaTheme="majorEastAsia"/>
        </w:rPr>
        <w:t xml:space="preserve">Au terme de la réservation, </w:t>
      </w:r>
      <w:r w:rsidR="00524D33">
        <w:rPr>
          <w:rFonts w:eastAsiaTheme="majorEastAsia"/>
        </w:rPr>
        <w:t xml:space="preserve">le studio ou cubicule </w:t>
      </w:r>
      <w:r w:rsidRPr="141EC23C">
        <w:rPr>
          <w:rFonts w:eastAsiaTheme="majorEastAsia"/>
        </w:rPr>
        <w:t xml:space="preserve">doit être dans l’état où vous l’avez trouvé : vous devez ranger et nettoyer l’espace.  </w:t>
      </w:r>
    </w:p>
    <w:p w:rsidR="00666DCA" w:rsidP="009D42EC" w:rsidRDefault="00666DCA" w14:paraId="07A49D09" w14:textId="77777777">
      <w:pPr>
        <w:rPr>
          <w:rFonts w:eastAsiaTheme="majorEastAsia"/>
        </w:rPr>
      </w:pPr>
      <w:r w:rsidRPr="0ECD3397">
        <w:rPr>
          <w:rFonts w:eastAsiaTheme="majorEastAsia"/>
        </w:rPr>
        <w:t>Lorsque vous quittez, assurez-vous de fermer toutes les lumières. Assurez-vous aussi que la porte se verrouille derrière vous.</w:t>
      </w:r>
    </w:p>
    <w:p w:rsidR="00666DCA" w:rsidP="1DE7618B" w:rsidRDefault="22611256" w14:paraId="51290842" w14:textId="0CA318E9">
      <w:pPr>
        <w:rPr>
          <w:rFonts w:eastAsiaTheme="majorEastAsia"/>
        </w:rPr>
      </w:pPr>
      <w:r w:rsidRPr="1DE7618B">
        <w:rPr>
          <w:rFonts w:eastAsiaTheme="majorEastAsia"/>
          <w:b/>
          <w:bCs/>
        </w:rPr>
        <w:t xml:space="preserve">Les </w:t>
      </w:r>
      <w:r w:rsidRPr="1DE7618B" w:rsidR="666B5025">
        <w:rPr>
          <w:rFonts w:eastAsiaTheme="majorEastAsia"/>
          <w:b/>
          <w:bCs/>
        </w:rPr>
        <w:t xml:space="preserve">studios et cubicules </w:t>
      </w:r>
      <w:r w:rsidRPr="1DE7618B">
        <w:rPr>
          <w:rFonts w:eastAsiaTheme="majorEastAsia"/>
          <w:b/>
          <w:bCs/>
        </w:rPr>
        <w:t xml:space="preserve">ne sont pas des </w:t>
      </w:r>
      <w:r w:rsidRPr="1DE7618B" w:rsidR="1BD0EAA6">
        <w:rPr>
          <w:rFonts w:eastAsiaTheme="majorEastAsia"/>
          <w:b/>
          <w:bCs/>
        </w:rPr>
        <w:t>endroit</w:t>
      </w:r>
      <w:r w:rsidRPr="1DE7618B">
        <w:rPr>
          <w:rFonts w:eastAsiaTheme="majorEastAsia"/>
          <w:b/>
          <w:bCs/>
        </w:rPr>
        <w:t>s</w:t>
      </w:r>
      <w:r w:rsidRPr="1DE7618B" w:rsidR="1BD0EAA6">
        <w:rPr>
          <w:rFonts w:eastAsiaTheme="majorEastAsia"/>
          <w:b/>
          <w:bCs/>
        </w:rPr>
        <w:t xml:space="preserve"> d’entreposage.</w:t>
      </w:r>
      <w:r w:rsidRPr="1DE7618B" w:rsidR="1BD0EAA6">
        <w:rPr>
          <w:rFonts w:eastAsiaTheme="majorEastAsia"/>
        </w:rPr>
        <w:t xml:space="preserve"> Aucu</w:t>
      </w:r>
      <w:r w:rsidRPr="1DE7618B" w:rsidR="7ACF935B">
        <w:rPr>
          <w:rFonts w:eastAsiaTheme="majorEastAsia"/>
        </w:rPr>
        <w:t xml:space="preserve">n matériel </w:t>
      </w:r>
      <w:r w:rsidRPr="1DE7618B" w:rsidR="1BD0EAA6">
        <w:rPr>
          <w:rFonts w:eastAsiaTheme="majorEastAsia"/>
        </w:rPr>
        <w:t xml:space="preserve">ne doit être laissé dans le </w:t>
      </w:r>
      <w:r w:rsidRPr="1DE7618B">
        <w:rPr>
          <w:rFonts w:eastAsiaTheme="majorEastAsia"/>
        </w:rPr>
        <w:t>local</w:t>
      </w:r>
      <w:r w:rsidRPr="1DE7618B" w:rsidR="1BD0EAA6">
        <w:rPr>
          <w:rFonts w:eastAsiaTheme="majorEastAsia"/>
        </w:rPr>
        <w:t xml:space="preserve"> à votre départ. Si vous devez remettre de l’équipement emprunté, cet équipement doit être remis directement au TTP</w:t>
      </w:r>
      <w:r w:rsidR="00E6395C">
        <w:rPr>
          <w:rFonts w:eastAsiaTheme="majorEastAsia"/>
        </w:rPr>
        <w:t xml:space="preserve">. Si vous devez remettre l’équipement à l’extérieur des heures de présences du TTP </w:t>
      </w:r>
      <w:r w:rsidRPr="1DE7618B" w:rsidR="1FA4BB21">
        <w:rPr>
          <w:rFonts w:eastAsiaTheme="majorEastAsia"/>
        </w:rPr>
        <w:t xml:space="preserve">veuillez consulter la </w:t>
      </w:r>
      <w:r w:rsidR="00E6395C">
        <w:rPr>
          <w:rFonts w:eastAsiaTheme="majorEastAsia"/>
        </w:rPr>
        <w:t>section «</w:t>
      </w:r>
      <w:r w:rsidR="00C50B24">
        <w:rPr>
          <w:rFonts w:eastAsiaTheme="majorEastAsia"/>
        </w:rPr>
        <w:t xml:space="preserve"> </w:t>
      </w:r>
      <w:r w:rsidRPr="00C50B24" w:rsidR="00C50B24">
        <w:rPr>
          <w:rFonts w:eastAsiaTheme="majorEastAsia"/>
          <w:u w:val="single"/>
        </w:rPr>
        <w:fldChar w:fldCharType="begin"/>
      </w:r>
      <w:r w:rsidRPr="00C50B24" w:rsidR="00C50B24">
        <w:rPr>
          <w:rFonts w:eastAsiaTheme="majorEastAsia"/>
          <w:u w:val="single"/>
        </w:rPr>
        <w:instrText xml:space="preserve"> REF _Ref80602742 \h </w:instrText>
      </w:r>
      <w:r w:rsidRPr="00C50B24" w:rsidR="00C50B24">
        <w:rPr>
          <w:rFonts w:eastAsiaTheme="majorEastAsia"/>
          <w:u w:val="single"/>
        </w:rPr>
      </w:r>
      <w:r w:rsidRPr="00C50B24" w:rsidR="00C50B24">
        <w:rPr>
          <w:rFonts w:eastAsiaTheme="majorEastAsia"/>
          <w:u w:val="single"/>
        </w:rPr>
        <w:fldChar w:fldCharType="separate"/>
      </w:r>
      <w:r w:rsidRPr="00C50B24" w:rsidR="00C50B24">
        <w:rPr>
          <w:u w:val="single"/>
        </w:rPr>
        <w:t>Pour l'emprunt à l’extérieur des heures de présence du TTP</w:t>
      </w:r>
      <w:r w:rsidRPr="00C50B24" w:rsidR="00C50B24">
        <w:rPr>
          <w:rFonts w:eastAsiaTheme="majorEastAsia"/>
          <w:u w:val="single"/>
        </w:rPr>
        <w:fldChar w:fldCharType="end"/>
      </w:r>
      <w:r w:rsidR="00C50B24">
        <w:rPr>
          <w:rFonts w:eastAsiaTheme="majorEastAsia"/>
        </w:rPr>
        <w:t xml:space="preserve"> </w:t>
      </w:r>
      <w:r w:rsidR="00E6395C">
        <w:rPr>
          <w:rFonts w:eastAsiaTheme="majorEastAsia"/>
        </w:rPr>
        <w:t>» à la page</w:t>
      </w:r>
      <w:r w:rsidRPr="1DE7618B">
        <w:rPr>
          <w:rFonts w:eastAsiaTheme="majorEastAsia"/>
        </w:rPr>
        <w:t xml:space="preserve"> </w:t>
      </w:r>
      <w:r w:rsidR="00C50B24">
        <w:rPr>
          <w:rFonts w:eastAsiaTheme="majorEastAsia"/>
        </w:rPr>
        <w:fldChar w:fldCharType="begin"/>
      </w:r>
      <w:r w:rsidR="00C50B24">
        <w:rPr>
          <w:rFonts w:eastAsiaTheme="majorEastAsia"/>
        </w:rPr>
        <w:instrText xml:space="preserve"> PAGEREF _Ref80602732 \h </w:instrText>
      </w:r>
      <w:r w:rsidR="00C50B24">
        <w:rPr>
          <w:rFonts w:eastAsiaTheme="majorEastAsia"/>
        </w:rPr>
      </w:r>
      <w:r w:rsidR="00C50B24">
        <w:rPr>
          <w:rFonts w:eastAsiaTheme="majorEastAsia"/>
        </w:rPr>
        <w:fldChar w:fldCharType="separate"/>
      </w:r>
      <w:r w:rsidR="00C50B24">
        <w:rPr>
          <w:rFonts w:eastAsiaTheme="majorEastAsia"/>
          <w:noProof/>
        </w:rPr>
        <w:t>39</w:t>
      </w:r>
      <w:r w:rsidR="00C50B24">
        <w:rPr>
          <w:rFonts w:eastAsiaTheme="majorEastAsia"/>
        </w:rPr>
        <w:fldChar w:fldCharType="end"/>
      </w:r>
      <w:r w:rsidR="00C50B24">
        <w:rPr>
          <w:rFonts w:eastAsiaTheme="majorEastAsia"/>
        </w:rPr>
        <w:t xml:space="preserve"> de ce document.</w:t>
      </w:r>
    </w:p>
    <w:p w:rsidR="1DE7618B" w:rsidP="4AD431E4" w:rsidRDefault="1BD0EAA6" w14:paraId="283F1AFC" w14:textId="319E2D8F">
      <w:pPr>
        <w:rPr>
          <w:rFonts w:eastAsiaTheme="majorEastAsia"/>
        </w:rPr>
      </w:pPr>
      <w:r w:rsidRPr="4AD431E4">
        <w:rPr>
          <w:rFonts w:eastAsiaTheme="majorEastAsia"/>
        </w:rPr>
        <w:t>Veuillez retourner la carte encryptée à la sécurité.</w:t>
      </w:r>
    </w:p>
    <w:p w:rsidR="63ECD1F4" w:rsidP="25038719" w:rsidRDefault="63ECD1F4" w14:paraId="10104341" w14:textId="38ACB988">
      <w:pPr>
        <w:pStyle w:val="Heading2"/>
        <w:rPr>
          <w:rFonts w:eastAsiaTheme="majorEastAsia"/>
        </w:rPr>
      </w:pPr>
      <w:bookmarkStart w:name="_Toc111639175" w:id="200"/>
      <w:r>
        <w:t>Tutoriels</w:t>
      </w:r>
      <w:bookmarkEnd w:id="200"/>
    </w:p>
    <w:p w:rsidR="63ECD1F4" w:rsidP="1DE7618B" w:rsidRDefault="63ECD1F4" w14:paraId="4DA1EDDD" w14:textId="6FD51CA4">
      <w:pPr>
        <w:pStyle w:val="Heading3"/>
        <w:rPr>
          <w:color w:val="4C661A"/>
        </w:rPr>
      </w:pPr>
      <w:bookmarkStart w:name="_Toc111639176" w:id="201"/>
      <w:r>
        <w:t>Utilisation du studio de son (39 min)</w:t>
      </w:r>
      <w:bookmarkEnd w:id="201"/>
    </w:p>
    <w:p w:rsidR="63ECD1F4" w:rsidP="00C132F4" w:rsidRDefault="00612A8F" w14:paraId="22062987" w14:textId="4102C452">
      <w:pPr>
        <w:pStyle w:val="ListParagraph"/>
        <w:numPr>
          <w:ilvl w:val="0"/>
          <w:numId w:val="10"/>
        </w:numPr>
        <w:rPr>
          <w:color w:val="EE7B08"/>
        </w:rPr>
      </w:pPr>
      <w:hyperlink r:id="rId136">
        <w:r w:rsidRPr="747A10B6" w:rsidR="63ECD1F4">
          <w:rPr>
            <w:rStyle w:val="Hyperlink"/>
          </w:rPr>
          <w:t xml:space="preserve">Petit studio 01 - Introduction </w:t>
        </w:r>
      </w:hyperlink>
      <w:r w:rsidR="63ECD1F4">
        <w:t>(0 min 58)</w:t>
      </w:r>
    </w:p>
    <w:p w:rsidR="63ECD1F4" w:rsidP="00C132F4" w:rsidRDefault="00612A8F" w14:paraId="7A60E370" w14:textId="7A97CB19">
      <w:pPr>
        <w:pStyle w:val="ListParagraph"/>
        <w:numPr>
          <w:ilvl w:val="0"/>
          <w:numId w:val="10"/>
        </w:numPr>
        <w:rPr>
          <w:color w:val="EE7B08"/>
        </w:rPr>
      </w:pPr>
      <w:hyperlink r:id="rId137">
        <w:r w:rsidRPr="747A10B6" w:rsidR="63ECD1F4">
          <w:rPr>
            <w:rStyle w:val="Hyperlink"/>
          </w:rPr>
          <w:t>Petit studio 02 - Matériel de base</w:t>
        </w:r>
      </w:hyperlink>
      <w:r w:rsidR="63ECD1F4">
        <w:t xml:space="preserve"> (1 min 36) </w:t>
      </w:r>
    </w:p>
    <w:p w:rsidR="63ECD1F4" w:rsidP="00C132F4" w:rsidRDefault="00612A8F" w14:paraId="35DC1A90" w14:textId="5CE01557">
      <w:pPr>
        <w:pStyle w:val="ListParagraph"/>
        <w:numPr>
          <w:ilvl w:val="0"/>
          <w:numId w:val="10"/>
        </w:numPr>
        <w:rPr>
          <w:color w:val="EE7B08"/>
        </w:rPr>
      </w:pPr>
      <w:hyperlink r:id="rId138">
        <w:r w:rsidRPr="747A10B6" w:rsidR="63ECD1F4">
          <w:rPr>
            <w:rStyle w:val="Hyperlink"/>
          </w:rPr>
          <w:t>Petit studio 03 - Usage des microphones</w:t>
        </w:r>
      </w:hyperlink>
      <w:r w:rsidR="63ECD1F4">
        <w:t xml:space="preserve"> (4 min 47)</w:t>
      </w:r>
    </w:p>
    <w:p w:rsidR="63ECD1F4" w:rsidP="00C132F4" w:rsidRDefault="00612A8F" w14:paraId="73A7CE8B" w14:textId="4A74A540">
      <w:pPr>
        <w:pStyle w:val="ListParagraph"/>
        <w:numPr>
          <w:ilvl w:val="0"/>
          <w:numId w:val="10"/>
        </w:numPr>
        <w:rPr>
          <w:color w:val="EE7B08"/>
        </w:rPr>
      </w:pPr>
      <w:hyperlink r:id="rId139">
        <w:r w:rsidRPr="747A10B6" w:rsidR="63ECD1F4">
          <w:rPr>
            <w:rStyle w:val="Hyperlink"/>
          </w:rPr>
          <w:t>Petit studio 04 - Brancher un microphone</w:t>
        </w:r>
      </w:hyperlink>
      <w:r w:rsidR="63ECD1F4">
        <w:t xml:space="preserve"> (2 min 06)</w:t>
      </w:r>
    </w:p>
    <w:p w:rsidR="63ECD1F4" w:rsidP="00C132F4" w:rsidRDefault="00612A8F" w14:paraId="41FDDA3D" w14:textId="06198344">
      <w:pPr>
        <w:pStyle w:val="ListParagraph"/>
        <w:numPr>
          <w:ilvl w:val="0"/>
          <w:numId w:val="10"/>
        </w:numPr>
        <w:rPr>
          <w:color w:val="EE7B08"/>
        </w:rPr>
      </w:pPr>
      <w:hyperlink r:id="rId140">
        <w:r w:rsidRPr="747A10B6" w:rsidR="63ECD1F4">
          <w:rPr>
            <w:rStyle w:val="Hyperlink"/>
          </w:rPr>
          <w:t>Petit studio 05 - Chemin de branchement</w:t>
        </w:r>
      </w:hyperlink>
      <w:r w:rsidR="63ECD1F4">
        <w:t xml:space="preserve"> (1 min 08)</w:t>
      </w:r>
    </w:p>
    <w:p w:rsidR="63ECD1F4" w:rsidP="00C132F4" w:rsidRDefault="00612A8F" w14:paraId="02F16529" w14:textId="5A662D57">
      <w:pPr>
        <w:pStyle w:val="ListParagraph"/>
        <w:numPr>
          <w:ilvl w:val="0"/>
          <w:numId w:val="10"/>
        </w:numPr>
        <w:rPr>
          <w:color w:val="EE7B08"/>
        </w:rPr>
      </w:pPr>
      <w:hyperlink r:id="rId141">
        <w:r w:rsidRPr="747A10B6" w:rsidR="63ECD1F4">
          <w:rPr>
            <w:rStyle w:val="Hyperlink"/>
          </w:rPr>
          <w:t>Petit studio 06 - Ouverture de la console</w:t>
        </w:r>
      </w:hyperlink>
      <w:r w:rsidR="63ECD1F4">
        <w:t xml:space="preserve"> (1 min 17)</w:t>
      </w:r>
    </w:p>
    <w:p w:rsidR="63ECD1F4" w:rsidP="00C132F4" w:rsidRDefault="00612A8F" w14:paraId="059EAFFE" w14:textId="5C02C084">
      <w:pPr>
        <w:pStyle w:val="ListParagraph"/>
        <w:numPr>
          <w:ilvl w:val="0"/>
          <w:numId w:val="10"/>
        </w:numPr>
        <w:rPr>
          <w:color w:val="EE7B08"/>
        </w:rPr>
      </w:pPr>
      <w:hyperlink r:id="rId142">
        <w:r w:rsidRPr="747A10B6" w:rsidR="63ECD1F4">
          <w:rPr>
            <w:rStyle w:val="Hyperlink"/>
          </w:rPr>
          <w:t>Petit studio 07 - Usage de la console</w:t>
        </w:r>
      </w:hyperlink>
      <w:r w:rsidR="63ECD1F4">
        <w:t xml:space="preserve"> (5 min 26)</w:t>
      </w:r>
    </w:p>
    <w:p w:rsidR="63ECD1F4" w:rsidP="00C132F4" w:rsidRDefault="00612A8F" w14:paraId="3BFFC57F" w14:textId="54EF7506">
      <w:pPr>
        <w:pStyle w:val="ListParagraph"/>
        <w:numPr>
          <w:ilvl w:val="0"/>
          <w:numId w:val="10"/>
        </w:numPr>
        <w:rPr>
          <w:color w:val="EE7B08"/>
        </w:rPr>
      </w:pPr>
      <w:hyperlink r:id="rId143">
        <w:r w:rsidRPr="747A10B6" w:rsidR="63ECD1F4">
          <w:rPr>
            <w:rStyle w:val="Hyperlink"/>
          </w:rPr>
          <w:t>Petit studio 08A - Enregistrer avec Reaper</w:t>
        </w:r>
      </w:hyperlink>
      <w:r w:rsidR="63ECD1F4">
        <w:t xml:space="preserve"> (4 min 43)</w:t>
      </w:r>
    </w:p>
    <w:p w:rsidR="63ECD1F4" w:rsidP="00C132F4" w:rsidRDefault="00612A8F" w14:paraId="440E6FDF" w14:textId="4ACDCC37">
      <w:pPr>
        <w:pStyle w:val="ListParagraph"/>
        <w:numPr>
          <w:ilvl w:val="0"/>
          <w:numId w:val="10"/>
        </w:numPr>
        <w:rPr>
          <w:color w:val="EE7B08"/>
        </w:rPr>
      </w:pPr>
      <w:hyperlink r:id="rId144">
        <w:r w:rsidRPr="747A10B6" w:rsidR="63ECD1F4">
          <w:rPr>
            <w:rStyle w:val="Hyperlink"/>
          </w:rPr>
          <w:t>Petit studio 08B - Enregistrer avec Ableton Live</w:t>
        </w:r>
      </w:hyperlink>
      <w:r w:rsidR="63ECD1F4">
        <w:t xml:space="preserve"> (3 min 43)</w:t>
      </w:r>
    </w:p>
    <w:p w:rsidR="63ECD1F4" w:rsidP="00C132F4" w:rsidRDefault="00612A8F" w14:paraId="69E0DA18" w14:textId="04B9594C">
      <w:pPr>
        <w:pStyle w:val="ListParagraph"/>
        <w:numPr>
          <w:ilvl w:val="0"/>
          <w:numId w:val="10"/>
        </w:numPr>
        <w:rPr>
          <w:color w:val="EE7B08"/>
        </w:rPr>
      </w:pPr>
      <w:hyperlink r:id="rId145">
        <w:r w:rsidRPr="747A10B6" w:rsidR="63ECD1F4">
          <w:rPr>
            <w:rStyle w:val="Hyperlink"/>
          </w:rPr>
          <w:t>Petit studio 09 - Usage des haut-parleurs et écouteurs</w:t>
        </w:r>
      </w:hyperlink>
      <w:r w:rsidR="63ECD1F4">
        <w:t xml:space="preserve"> (1 min 23)</w:t>
      </w:r>
    </w:p>
    <w:p w:rsidR="63ECD1F4" w:rsidP="00C132F4" w:rsidRDefault="00612A8F" w14:paraId="78B301EA" w14:textId="443D789E">
      <w:pPr>
        <w:pStyle w:val="ListParagraph"/>
        <w:numPr>
          <w:ilvl w:val="0"/>
          <w:numId w:val="10"/>
        </w:numPr>
        <w:rPr>
          <w:color w:val="EE7B08"/>
        </w:rPr>
      </w:pPr>
      <w:hyperlink r:id="rId146">
        <w:r w:rsidRPr="747A10B6" w:rsidR="63ECD1F4">
          <w:rPr>
            <w:rStyle w:val="Hyperlink"/>
          </w:rPr>
          <w:t>Petit studio 10 - Usage du talkback</w:t>
        </w:r>
      </w:hyperlink>
      <w:r w:rsidR="63ECD1F4">
        <w:t xml:space="preserve"> (1 min 55)</w:t>
      </w:r>
    </w:p>
    <w:p w:rsidR="63ECD1F4" w:rsidP="00C132F4" w:rsidRDefault="00612A8F" w14:paraId="4BB65FF6" w14:textId="00312D58">
      <w:pPr>
        <w:pStyle w:val="ListParagraph"/>
        <w:numPr>
          <w:ilvl w:val="0"/>
          <w:numId w:val="10"/>
        </w:numPr>
        <w:rPr>
          <w:color w:val="EE7B08"/>
        </w:rPr>
      </w:pPr>
      <w:hyperlink r:id="rId147">
        <w:r w:rsidRPr="747A10B6" w:rsidR="63ECD1F4">
          <w:rPr>
            <w:rStyle w:val="Hyperlink"/>
          </w:rPr>
          <w:t>Petit studio 11 - Envoyer son dans studio</w:t>
        </w:r>
      </w:hyperlink>
      <w:r w:rsidR="63ECD1F4">
        <w:t xml:space="preserve"> (1 min 46)</w:t>
      </w:r>
    </w:p>
    <w:p w:rsidR="63ECD1F4" w:rsidP="00C132F4" w:rsidRDefault="00612A8F" w14:paraId="6752DCBE" w14:textId="37D21E80">
      <w:pPr>
        <w:pStyle w:val="ListParagraph"/>
        <w:numPr>
          <w:ilvl w:val="1"/>
          <w:numId w:val="10"/>
        </w:numPr>
        <w:rPr>
          <w:color w:val="EE7B08"/>
        </w:rPr>
      </w:pPr>
      <w:hyperlink r:id="rId148">
        <w:r w:rsidRPr="747A10B6" w:rsidR="63ECD1F4">
          <w:rPr>
            <w:rStyle w:val="Hyperlink"/>
          </w:rPr>
          <w:t>Petit studio 11A - Envoyer son dans studio Reaper</w:t>
        </w:r>
      </w:hyperlink>
      <w:r w:rsidR="63ECD1F4">
        <w:t xml:space="preserve"> (2 min 26)</w:t>
      </w:r>
    </w:p>
    <w:p w:rsidR="63ECD1F4" w:rsidP="00C132F4" w:rsidRDefault="00612A8F" w14:paraId="4B4D8399" w14:textId="4E3A5956">
      <w:pPr>
        <w:pStyle w:val="ListParagraph"/>
        <w:numPr>
          <w:ilvl w:val="1"/>
          <w:numId w:val="10"/>
        </w:numPr>
        <w:rPr>
          <w:color w:val="EE7B08"/>
        </w:rPr>
      </w:pPr>
      <w:hyperlink r:id="rId149">
        <w:r w:rsidRPr="747A10B6" w:rsidR="63ECD1F4">
          <w:rPr>
            <w:rStyle w:val="Hyperlink"/>
          </w:rPr>
          <w:t>Petit studio 11B - Envoyer son dans studio Ableton Live</w:t>
        </w:r>
      </w:hyperlink>
      <w:r w:rsidR="63ECD1F4">
        <w:t xml:space="preserve"> (3 min 04)</w:t>
      </w:r>
    </w:p>
    <w:p w:rsidR="63ECD1F4" w:rsidP="00C132F4" w:rsidRDefault="00612A8F" w14:paraId="2C2BB12B" w14:textId="4101A413">
      <w:pPr>
        <w:pStyle w:val="ListParagraph"/>
        <w:numPr>
          <w:ilvl w:val="0"/>
          <w:numId w:val="10"/>
        </w:numPr>
        <w:rPr>
          <w:color w:val="EE7B08"/>
        </w:rPr>
      </w:pPr>
      <w:hyperlink r:id="rId150">
        <w:r w:rsidRPr="747A10B6" w:rsidR="63ECD1F4">
          <w:rPr>
            <w:rStyle w:val="Hyperlink"/>
          </w:rPr>
          <w:t>Petit studio 12 - Accoustique du studio</w:t>
        </w:r>
      </w:hyperlink>
      <w:r w:rsidR="63ECD1F4">
        <w:t xml:space="preserve"> (2 min 24)</w:t>
      </w:r>
    </w:p>
    <w:p w:rsidR="3A7D39C2" w:rsidP="3A7D39C2" w:rsidRDefault="7756BBEB" w14:paraId="684300D3" w14:textId="668D8DA8">
      <w:r>
        <w:t xml:space="preserve"> </w:t>
      </w:r>
      <w:r w:rsidR="004726DC">
        <w:br w:type="page"/>
      </w:r>
    </w:p>
    <w:sectPr w:rsidR="3A7D39C2" w:rsidSect="000A6F68">
      <w:headerReference w:type="default" r:id="rId151"/>
      <w:footerReference w:type="default" r:id="rId152"/>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E632B" w:rsidP="009D42EC" w:rsidRDefault="007E632B" w14:paraId="7A0BAF67" w14:textId="77777777">
      <w:r>
        <w:separator/>
      </w:r>
    </w:p>
  </w:endnote>
  <w:endnote w:type="continuationSeparator" w:id="0">
    <w:p w:rsidR="007E632B" w:rsidP="009D42EC" w:rsidRDefault="007E632B" w14:paraId="31975C68" w14:textId="77777777">
      <w:r>
        <w:continuationSeparator/>
      </w:r>
    </w:p>
  </w:endnote>
  <w:endnote w:type="continuationNotice" w:id="1">
    <w:p w:rsidR="007E632B" w:rsidP="009D42EC" w:rsidRDefault="007E632B" w14:paraId="7D5D6F76"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embedRegular w:fontKey="{9E932CF4-9F1F-4171-AED7-73EC4BBE389B}" r:id="rId1"/>
    <w:embedBold w:fontKey="{B2CCFF92-925C-4262-89F3-DCA0D6E61A86}" r:id="rId2"/>
    <w:embedItalic w:fontKey="{468CDCFA-5615-44A7-9A2A-470D13A8D6D1}" r:id="rId3"/>
    <w:embedBoldItalic w:fontKey="{E50695FF-9804-469E-B55F-3AF2ED5FC691}" r:id="rId4"/>
  </w:font>
  <w:font w:name="Yu Mincho">
    <w:altName w:val="Yu Gothic"/>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embedRegular w:fontKey="{A4CAC60A-9ED2-49FF-AC23-3FA4E704CC1F}" r:id="rId5"/>
    <w:embedBold w:fontKey="{4A8034E3-7836-4FE3-8BBB-9656C7521D4C}" r:id="rId6"/>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embedBold w:fontKey="{33F24644-B9B7-4034-8D5C-2F490FD303E6}" r:id="rId7"/>
  </w:font>
  <w:font w:name="Helvetica">
    <w:panose1 w:val="020B0604020202020204"/>
    <w:charset w:val="00"/>
    <w:family w:val="swiss"/>
    <w:pitch w:val="variable"/>
    <w:sig w:usb0="E0002EFF" w:usb1="C000785B" w:usb2="00000009" w:usb3="00000000" w:csb0="000001FF" w:csb1="00000000"/>
    <w:embedRegular w:fontKey="{8FA1A0E5-871D-4084-BA12-0F186485D4AF}" r:id="rId8"/>
    <w:embedBold w:fontKey="{5EC53B25-A74A-47A8-AC8D-8394BFE355AF}" r:id="rId9"/>
  </w:font>
  <w:font w:name="Helvetica Neue">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embedRegular w:fontKey="{25EF6996-5448-4E3E-9935-C76E173A75A4}" r:id="rId1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1107427"/>
      <w:docPartObj>
        <w:docPartGallery w:val="Page Numbers (Bottom of Page)"/>
        <w:docPartUnique/>
      </w:docPartObj>
    </w:sdtPr>
    <w:sdtContent>
      <w:p w:rsidR="001E0D61" w:rsidRDefault="000F0E47" w14:paraId="3096A49D" w14:textId="34EC4D75">
        <w:pPr>
          <w:pStyle w:val="Footer"/>
          <w:jc w:val="center"/>
        </w:pPr>
        <w:r>
          <w:rPr>
            <w:rFonts w:ascii="Arial" w:hAnsi="Arial" w:cs="Arial"/>
          </w:rPr>
          <w:t>►</w:t>
        </w:r>
        <w:r w:rsidR="001E0D61">
          <w:t xml:space="preserve"> </w:t>
        </w:r>
        <w:r w:rsidR="001E0D61">
          <w:fldChar w:fldCharType="begin"/>
        </w:r>
        <w:r w:rsidR="001E0D61">
          <w:instrText>PAGE   \* MERGEFORMAT</w:instrText>
        </w:r>
        <w:r w:rsidR="001E0D61">
          <w:fldChar w:fldCharType="separate"/>
        </w:r>
        <w:r w:rsidR="001E0D61">
          <w:rPr>
            <w:lang w:val="fr-FR"/>
          </w:rPr>
          <w:t>2</w:t>
        </w:r>
        <w:r w:rsidR="001E0D61">
          <w:fldChar w:fldCharType="end"/>
        </w:r>
        <w:r w:rsidR="001E0D61">
          <w:t xml:space="preserve"> </w:t>
        </w:r>
        <w:r>
          <w:rPr>
            <w:rFonts w:ascii="Arial" w:hAnsi="Arial" w:cs="Arial"/>
          </w:rPr>
          <w:t>◄</w:t>
        </w:r>
      </w:p>
    </w:sdtContent>
  </w:sdt>
  <w:p w:rsidR="001E0D61" w:rsidP="7FC9F516" w:rsidRDefault="001E0D61" w14:paraId="6D26E03E" w14:textId="105AD5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E632B" w:rsidP="009D42EC" w:rsidRDefault="007E632B" w14:paraId="3FC36189" w14:textId="77777777">
      <w:r>
        <w:separator/>
      </w:r>
    </w:p>
  </w:footnote>
  <w:footnote w:type="continuationSeparator" w:id="0">
    <w:p w:rsidR="007E632B" w:rsidP="009D42EC" w:rsidRDefault="007E632B" w14:paraId="192A32C9" w14:textId="77777777">
      <w:r>
        <w:continuationSeparator/>
      </w:r>
    </w:p>
  </w:footnote>
  <w:footnote w:type="continuationNotice" w:id="1">
    <w:p w:rsidR="007E632B" w:rsidP="009D42EC" w:rsidRDefault="007E632B" w14:paraId="0E04AD5F"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B50C9C" w:rsidR="001E0D61" w:rsidP="00B50C9C" w:rsidRDefault="001E0D61" w14:paraId="1F6BCE3C" w14:textId="532CDD64">
    <w:pPr>
      <w:spacing w:line="240" w:lineRule="auto"/>
      <w:rPr>
        <w:b/>
        <w:bCs/>
      </w:rPr>
    </w:pPr>
    <w:r>
      <w:rPr>
        <w:rStyle w:val="Strong"/>
      </w:rPr>
      <w:br/>
    </w:r>
    <w:r w:rsidRPr="00324176">
      <w:rPr>
        <w:rStyle w:val="Strong"/>
        <w:noProof/>
      </w:rPr>
      <w:drawing>
        <wp:anchor distT="0" distB="0" distL="114300" distR="114300" simplePos="0" relativeHeight="251658240" behindDoc="0" locked="0" layoutInCell="1" allowOverlap="1" wp14:anchorId="0D11306F" wp14:editId="0869A184">
          <wp:simplePos x="0" y="0"/>
          <wp:positionH relativeFrom="column">
            <wp:posOffset>4091305</wp:posOffset>
          </wp:positionH>
          <wp:positionV relativeFrom="page">
            <wp:posOffset>409575</wp:posOffset>
          </wp:positionV>
          <wp:extent cx="1762125" cy="485775"/>
          <wp:effectExtent l="0" t="0" r="9525" b="9525"/>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762125" cy="485775"/>
                  </a:xfrm>
                  <a:prstGeom prst="rect">
                    <a:avLst/>
                  </a:prstGeom>
                </pic:spPr>
              </pic:pic>
            </a:graphicData>
          </a:graphic>
        </wp:anchor>
      </w:drawing>
    </w:r>
    <w:r w:rsidRPr="00324176" w:rsidR="3D0DB528">
      <w:rPr>
        <w:rStyle w:val="Strong"/>
      </w:rPr>
      <w:t>TECHNIQUES D’INTÉGRATION MULTIMÉDIA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D6CA3"/>
    <w:multiLevelType w:val="hybridMultilevel"/>
    <w:tmpl w:val="E76E167E"/>
    <w:lvl w:ilvl="0" w:tplc="0C0C0001">
      <w:start w:val="1"/>
      <w:numFmt w:val="bullet"/>
      <w:lvlText w:val=""/>
      <w:lvlJc w:val="left"/>
      <w:pPr>
        <w:ind w:left="720" w:hanging="360"/>
      </w:pPr>
      <w:rPr>
        <w:rFonts w:hint="default" w:ascii="Symbol" w:hAnsi="Symbol"/>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1" w15:restartNumberingAfterBreak="0">
    <w:nsid w:val="07EB6AD3"/>
    <w:multiLevelType w:val="hybridMultilevel"/>
    <w:tmpl w:val="FFFFFFFF"/>
    <w:lvl w:ilvl="0" w:tplc="BF64F3AC">
      <w:start w:val="1"/>
      <w:numFmt w:val="decimal"/>
      <w:lvlText w:val="%1."/>
      <w:lvlJc w:val="left"/>
      <w:pPr>
        <w:ind w:left="720" w:hanging="360"/>
      </w:pPr>
    </w:lvl>
    <w:lvl w:ilvl="1" w:tplc="B0B0E42A">
      <w:start w:val="1"/>
      <w:numFmt w:val="lowerLetter"/>
      <w:lvlText w:val="%2."/>
      <w:lvlJc w:val="left"/>
      <w:pPr>
        <w:ind w:left="1440" w:hanging="360"/>
      </w:pPr>
    </w:lvl>
    <w:lvl w:ilvl="2" w:tplc="BC9AE2AA">
      <w:start w:val="1"/>
      <w:numFmt w:val="lowerRoman"/>
      <w:lvlText w:val="%3."/>
      <w:lvlJc w:val="right"/>
      <w:pPr>
        <w:ind w:left="2160" w:hanging="180"/>
      </w:pPr>
    </w:lvl>
    <w:lvl w:ilvl="3" w:tplc="158E7112">
      <w:start w:val="1"/>
      <w:numFmt w:val="decimal"/>
      <w:lvlText w:val="%4."/>
      <w:lvlJc w:val="left"/>
      <w:pPr>
        <w:ind w:left="2880" w:hanging="360"/>
      </w:pPr>
    </w:lvl>
    <w:lvl w:ilvl="4" w:tplc="52F84854">
      <w:start w:val="1"/>
      <w:numFmt w:val="lowerLetter"/>
      <w:lvlText w:val="%5."/>
      <w:lvlJc w:val="left"/>
      <w:pPr>
        <w:ind w:left="3600" w:hanging="360"/>
      </w:pPr>
    </w:lvl>
    <w:lvl w:ilvl="5" w:tplc="0D2A459C">
      <w:start w:val="1"/>
      <w:numFmt w:val="lowerRoman"/>
      <w:lvlText w:val="%6."/>
      <w:lvlJc w:val="right"/>
      <w:pPr>
        <w:ind w:left="4320" w:hanging="180"/>
      </w:pPr>
    </w:lvl>
    <w:lvl w:ilvl="6" w:tplc="0092251C">
      <w:start w:val="1"/>
      <w:numFmt w:val="decimal"/>
      <w:lvlText w:val="%7."/>
      <w:lvlJc w:val="left"/>
      <w:pPr>
        <w:ind w:left="5040" w:hanging="360"/>
      </w:pPr>
    </w:lvl>
    <w:lvl w:ilvl="7" w:tplc="ED46592A">
      <w:start w:val="1"/>
      <w:numFmt w:val="lowerLetter"/>
      <w:lvlText w:val="%8."/>
      <w:lvlJc w:val="left"/>
      <w:pPr>
        <w:ind w:left="5760" w:hanging="360"/>
      </w:pPr>
    </w:lvl>
    <w:lvl w:ilvl="8" w:tplc="3C9205E8">
      <w:start w:val="1"/>
      <w:numFmt w:val="lowerRoman"/>
      <w:lvlText w:val="%9."/>
      <w:lvlJc w:val="right"/>
      <w:pPr>
        <w:ind w:left="6480" w:hanging="180"/>
      </w:pPr>
    </w:lvl>
  </w:abstractNum>
  <w:abstractNum w:abstractNumId="2" w15:restartNumberingAfterBreak="0">
    <w:nsid w:val="0E1C05F6"/>
    <w:multiLevelType w:val="hybridMultilevel"/>
    <w:tmpl w:val="FFFFFFFF"/>
    <w:lvl w:ilvl="0" w:tplc="D98432AE">
      <w:start w:val="1"/>
      <w:numFmt w:val="bullet"/>
      <w:lvlText w:val=""/>
      <w:lvlJc w:val="left"/>
      <w:pPr>
        <w:ind w:left="720" w:hanging="360"/>
      </w:pPr>
      <w:rPr>
        <w:rFonts w:hint="default" w:ascii="Symbol" w:hAnsi="Symbol"/>
      </w:rPr>
    </w:lvl>
    <w:lvl w:ilvl="1" w:tplc="9A367D80">
      <w:start w:val="1"/>
      <w:numFmt w:val="bullet"/>
      <w:lvlText w:val="o"/>
      <w:lvlJc w:val="left"/>
      <w:pPr>
        <w:ind w:left="1440" w:hanging="360"/>
      </w:pPr>
      <w:rPr>
        <w:rFonts w:hint="default" w:ascii="Courier New" w:hAnsi="Courier New"/>
      </w:rPr>
    </w:lvl>
    <w:lvl w:ilvl="2" w:tplc="2CE82A02">
      <w:start w:val="1"/>
      <w:numFmt w:val="bullet"/>
      <w:lvlText w:val=""/>
      <w:lvlJc w:val="left"/>
      <w:pPr>
        <w:ind w:left="2160" w:hanging="360"/>
      </w:pPr>
      <w:rPr>
        <w:rFonts w:hint="default" w:ascii="Wingdings" w:hAnsi="Wingdings"/>
      </w:rPr>
    </w:lvl>
    <w:lvl w:ilvl="3" w:tplc="EDD6CF2C">
      <w:start w:val="1"/>
      <w:numFmt w:val="bullet"/>
      <w:lvlText w:val=""/>
      <w:lvlJc w:val="left"/>
      <w:pPr>
        <w:ind w:left="2880" w:hanging="360"/>
      </w:pPr>
      <w:rPr>
        <w:rFonts w:hint="default" w:ascii="Symbol" w:hAnsi="Symbol"/>
      </w:rPr>
    </w:lvl>
    <w:lvl w:ilvl="4" w:tplc="7E3EA01C">
      <w:start w:val="1"/>
      <w:numFmt w:val="bullet"/>
      <w:lvlText w:val="o"/>
      <w:lvlJc w:val="left"/>
      <w:pPr>
        <w:ind w:left="3600" w:hanging="360"/>
      </w:pPr>
      <w:rPr>
        <w:rFonts w:hint="default" w:ascii="Courier New" w:hAnsi="Courier New"/>
      </w:rPr>
    </w:lvl>
    <w:lvl w:ilvl="5" w:tplc="E0DC1008">
      <w:start w:val="1"/>
      <w:numFmt w:val="bullet"/>
      <w:lvlText w:val=""/>
      <w:lvlJc w:val="left"/>
      <w:pPr>
        <w:ind w:left="4320" w:hanging="360"/>
      </w:pPr>
      <w:rPr>
        <w:rFonts w:hint="default" w:ascii="Wingdings" w:hAnsi="Wingdings"/>
      </w:rPr>
    </w:lvl>
    <w:lvl w:ilvl="6" w:tplc="55F4F82E">
      <w:start w:val="1"/>
      <w:numFmt w:val="bullet"/>
      <w:lvlText w:val=""/>
      <w:lvlJc w:val="left"/>
      <w:pPr>
        <w:ind w:left="5040" w:hanging="360"/>
      </w:pPr>
      <w:rPr>
        <w:rFonts w:hint="default" w:ascii="Symbol" w:hAnsi="Symbol"/>
      </w:rPr>
    </w:lvl>
    <w:lvl w:ilvl="7" w:tplc="A52AD770">
      <w:start w:val="1"/>
      <w:numFmt w:val="bullet"/>
      <w:lvlText w:val="o"/>
      <w:lvlJc w:val="left"/>
      <w:pPr>
        <w:ind w:left="5760" w:hanging="360"/>
      </w:pPr>
      <w:rPr>
        <w:rFonts w:hint="default" w:ascii="Courier New" w:hAnsi="Courier New"/>
      </w:rPr>
    </w:lvl>
    <w:lvl w:ilvl="8" w:tplc="75863504">
      <w:start w:val="1"/>
      <w:numFmt w:val="bullet"/>
      <w:lvlText w:val=""/>
      <w:lvlJc w:val="left"/>
      <w:pPr>
        <w:ind w:left="6480" w:hanging="360"/>
      </w:pPr>
      <w:rPr>
        <w:rFonts w:hint="default" w:ascii="Wingdings" w:hAnsi="Wingdings"/>
      </w:rPr>
    </w:lvl>
  </w:abstractNum>
  <w:abstractNum w:abstractNumId="3" w15:restartNumberingAfterBreak="0">
    <w:nsid w:val="0E296ACE"/>
    <w:multiLevelType w:val="hybridMultilevel"/>
    <w:tmpl w:val="7F5C524C"/>
    <w:lvl w:ilvl="0" w:tplc="A7F61418">
      <w:start w:val="1"/>
      <w:numFmt w:val="bullet"/>
      <w:lvlText w:val=""/>
      <w:lvlJc w:val="left"/>
      <w:pPr>
        <w:ind w:left="720" w:hanging="360"/>
      </w:pPr>
      <w:rPr>
        <w:rFonts w:hint="default" w:ascii="Symbol" w:hAnsi="Symbol"/>
      </w:rPr>
    </w:lvl>
    <w:lvl w:ilvl="1" w:tplc="3A72AF0A">
      <w:start w:val="1"/>
      <w:numFmt w:val="bullet"/>
      <w:lvlText w:val="o"/>
      <w:lvlJc w:val="left"/>
      <w:pPr>
        <w:ind w:left="1440" w:hanging="360"/>
      </w:pPr>
      <w:rPr>
        <w:rFonts w:hint="default" w:ascii="Courier New" w:hAnsi="Courier New"/>
      </w:rPr>
    </w:lvl>
    <w:lvl w:ilvl="2" w:tplc="B4909BCE">
      <w:start w:val="1"/>
      <w:numFmt w:val="bullet"/>
      <w:lvlText w:val=""/>
      <w:lvlJc w:val="left"/>
      <w:pPr>
        <w:ind w:left="2160" w:hanging="360"/>
      </w:pPr>
      <w:rPr>
        <w:rFonts w:hint="default" w:ascii="Wingdings" w:hAnsi="Wingdings"/>
      </w:rPr>
    </w:lvl>
    <w:lvl w:ilvl="3" w:tplc="DDE2BBCE">
      <w:start w:val="1"/>
      <w:numFmt w:val="bullet"/>
      <w:lvlText w:val=""/>
      <w:lvlJc w:val="left"/>
      <w:pPr>
        <w:ind w:left="2880" w:hanging="360"/>
      </w:pPr>
      <w:rPr>
        <w:rFonts w:hint="default" w:ascii="Symbol" w:hAnsi="Symbol"/>
      </w:rPr>
    </w:lvl>
    <w:lvl w:ilvl="4" w:tplc="413869DE">
      <w:start w:val="1"/>
      <w:numFmt w:val="bullet"/>
      <w:lvlText w:val="o"/>
      <w:lvlJc w:val="left"/>
      <w:pPr>
        <w:ind w:left="3600" w:hanging="360"/>
      </w:pPr>
      <w:rPr>
        <w:rFonts w:hint="default" w:ascii="Courier New" w:hAnsi="Courier New"/>
      </w:rPr>
    </w:lvl>
    <w:lvl w:ilvl="5" w:tplc="DAEADF60">
      <w:start w:val="1"/>
      <w:numFmt w:val="bullet"/>
      <w:lvlText w:val=""/>
      <w:lvlJc w:val="left"/>
      <w:pPr>
        <w:ind w:left="4320" w:hanging="360"/>
      </w:pPr>
      <w:rPr>
        <w:rFonts w:hint="default" w:ascii="Wingdings" w:hAnsi="Wingdings"/>
      </w:rPr>
    </w:lvl>
    <w:lvl w:ilvl="6" w:tplc="F056D44C">
      <w:start w:val="1"/>
      <w:numFmt w:val="bullet"/>
      <w:lvlText w:val=""/>
      <w:lvlJc w:val="left"/>
      <w:pPr>
        <w:ind w:left="5040" w:hanging="360"/>
      </w:pPr>
      <w:rPr>
        <w:rFonts w:hint="default" w:ascii="Symbol" w:hAnsi="Symbol"/>
      </w:rPr>
    </w:lvl>
    <w:lvl w:ilvl="7" w:tplc="1F5A00DA">
      <w:start w:val="1"/>
      <w:numFmt w:val="bullet"/>
      <w:lvlText w:val="o"/>
      <w:lvlJc w:val="left"/>
      <w:pPr>
        <w:ind w:left="5760" w:hanging="360"/>
      </w:pPr>
      <w:rPr>
        <w:rFonts w:hint="default" w:ascii="Courier New" w:hAnsi="Courier New"/>
      </w:rPr>
    </w:lvl>
    <w:lvl w:ilvl="8" w:tplc="16D65906">
      <w:start w:val="1"/>
      <w:numFmt w:val="bullet"/>
      <w:lvlText w:val=""/>
      <w:lvlJc w:val="left"/>
      <w:pPr>
        <w:ind w:left="6480" w:hanging="360"/>
      </w:pPr>
      <w:rPr>
        <w:rFonts w:hint="default" w:ascii="Wingdings" w:hAnsi="Wingdings"/>
      </w:rPr>
    </w:lvl>
  </w:abstractNum>
  <w:abstractNum w:abstractNumId="4" w15:restartNumberingAfterBreak="0">
    <w:nsid w:val="118677D5"/>
    <w:multiLevelType w:val="hybridMultilevel"/>
    <w:tmpl w:val="FFFFFFFF"/>
    <w:lvl w:ilvl="0" w:tplc="DA14F300">
      <w:start w:val="1"/>
      <w:numFmt w:val="bullet"/>
      <w:lvlText w:val=""/>
      <w:lvlJc w:val="left"/>
      <w:pPr>
        <w:ind w:left="720" w:hanging="360"/>
      </w:pPr>
      <w:rPr>
        <w:rFonts w:hint="default" w:ascii="Symbol" w:hAnsi="Symbol"/>
      </w:rPr>
    </w:lvl>
    <w:lvl w:ilvl="1" w:tplc="004E1BF0">
      <w:start w:val="1"/>
      <w:numFmt w:val="bullet"/>
      <w:lvlText w:val="o"/>
      <w:lvlJc w:val="left"/>
      <w:pPr>
        <w:ind w:left="1440" w:hanging="360"/>
      </w:pPr>
      <w:rPr>
        <w:rFonts w:hint="default" w:ascii="Courier New" w:hAnsi="Courier New"/>
      </w:rPr>
    </w:lvl>
    <w:lvl w:ilvl="2" w:tplc="12DE1716">
      <w:start w:val="1"/>
      <w:numFmt w:val="bullet"/>
      <w:lvlText w:val=""/>
      <w:lvlJc w:val="left"/>
      <w:pPr>
        <w:ind w:left="2160" w:hanging="360"/>
      </w:pPr>
      <w:rPr>
        <w:rFonts w:hint="default" w:ascii="Wingdings" w:hAnsi="Wingdings"/>
      </w:rPr>
    </w:lvl>
    <w:lvl w:ilvl="3" w:tplc="03D68DC2">
      <w:start w:val="1"/>
      <w:numFmt w:val="bullet"/>
      <w:lvlText w:val=""/>
      <w:lvlJc w:val="left"/>
      <w:pPr>
        <w:ind w:left="2880" w:hanging="360"/>
      </w:pPr>
      <w:rPr>
        <w:rFonts w:hint="default" w:ascii="Symbol" w:hAnsi="Symbol"/>
      </w:rPr>
    </w:lvl>
    <w:lvl w:ilvl="4" w:tplc="B1C07F34">
      <w:start w:val="1"/>
      <w:numFmt w:val="bullet"/>
      <w:lvlText w:val="o"/>
      <w:lvlJc w:val="left"/>
      <w:pPr>
        <w:ind w:left="3600" w:hanging="360"/>
      </w:pPr>
      <w:rPr>
        <w:rFonts w:hint="default" w:ascii="Courier New" w:hAnsi="Courier New"/>
      </w:rPr>
    </w:lvl>
    <w:lvl w:ilvl="5" w:tplc="85BE3CB0">
      <w:start w:val="1"/>
      <w:numFmt w:val="bullet"/>
      <w:lvlText w:val=""/>
      <w:lvlJc w:val="left"/>
      <w:pPr>
        <w:ind w:left="4320" w:hanging="360"/>
      </w:pPr>
      <w:rPr>
        <w:rFonts w:hint="default" w:ascii="Wingdings" w:hAnsi="Wingdings"/>
      </w:rPr>
    </w:lvl>
    <w:lvl w:ilvl="6" w:tplc="A3045BBE">
      <w:start w:val="1"/>
      <w:numFmt w:val="bullet"/>
      <w:lvlText w:val=""/>
      <w:lvlJc w:val="left"/>
      <w:pPr>
        <w:ind w:left="5040" w:hanging="360"/>
      </w:pPr>
      <w:rPr>
        <w:rFonts w:hint="default" w:ascii="Symbol" w:hAnsi="Symbol"/>
      </w:rPr>
    </w:lvl>
    <w:lvl w:ilvl="7" w:tplc="EBA6BF1C">
      <w:start w:val="1"/>
      <w:numFmt w:val="bullet"/>
      <w:lvlText w:val="o"/>
      <w:lvlJc w:val="left"/>
      <w:pPr>
        <w:ind w:left="5760" w:hanging="360"/>
      </w:pPr>
      <w:rPr>
        <w:rFonts w:hint="default" w:ascii="Courier New" w:hAnsi="Courier New"/>
      </w:rPr>
    </w:lvl>
    <w:lvl w:ilvl="8" w:tplc="3150323A">
      <w:start w:val="1"/>
      <w:numFmt w:val="bullet"/>
      <w:lvlText w:val=""/>
      <w:lvlJc w:val="left"/>
      <w:pPr>
        <w:ind w:left="6480" w:hanging="360"/>
      </w:pPr>
      <w:rPr>
        <w:rFonts w:hint="default" w:ascii="Wingdings" w:hAnsi="Wingdings"/>
      </w:rPr>
    </w:lvl>
  </w:abstractNum>
  <w:abstractNum w:abstractNumId="5" w15:restartNumberingAfterBreak="0">
    <w:nsid w:val="16C5308B"/>
    <w:multiLevelType w:val="hybridMultilevel"/>
    <w:tmpl w:val="173A61D6"/>
    <w:lvl w:ilvl="0" w:tplc="FFFFFFFF">
      <w:start w:val="1"/>
      <w:numFmt w:val="bullet"/>
      <w:lvlText w:val=""/>
      <w:lvlJc w:val="left"/>
      <w:pPr>
        <w:ind w:left="720" w:hanging="360"/>
      </w:pPr>
      <w:rPr>
        <w:rFonts w:hint="default" w:ascii="Symbol" w:hAnsi="Symbol"/>
      </w:rPr>
    </w:lvl>
    <w:lvl w:ilvl="1" w:tplc="0C0C0003">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6" w15:restartNumberingAfterBreak="0">
    <w:nsid w:val="1748632A"/>
    <w:multiLevelType w:val="hybridMultilevel"/>
    <w:tmpl w:val="038A15C4"/>
    <w:lvl w:ilvl="0" w:tplc="0C0C0001">
      <w:start w:val="1"/>
      <w:numFmt w:val="bullet"/>
      <w:lvlText w:val=""/>
      <w:lvlJc w:val="left"/>
      <w:pPr>
        <w:ind w:left="720" w:hanging="360"/>
      </w:pPr>
      <w:rPr>
        <w:rFonts w:hint="default" w:ascii="Symbol" w:hAnsi="Symbol"/>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7" w15:restartNumberingAfterBreak="0">
    <w:nsid w:val="1A3E7709"/>
    <w:multiLevelType w:val="hybridMultilevel"/>
    <w:tmpl w:val="BB7ADF32"/>
    <w:lvl w:ilvl="0" w:tplc="FFFFFFFF">
      <w:start w:val="1"/>
      <w:numFmt w:val="bullet"/>
      <w:lvlText w:val=""/>
      <w:lvlJc w:val="left"/>
      <w:pPr>
        <w:ind w:left="720" w:hanging="360"/>
      </w:pPr>
      <w:rPr>
        <w:rFonts w:hint="default" w:ascii="Symbol" w:hAnsi="Symbol"/>
      </w:rPr>
    </w:lvl>
    <w:lvl w:ilvl="1" w:tplc="74AEBBAC">
      <w:start w:val="1"/>
      <w:numFmt w:val="bullet"/>
      <w:lvlText w:val="o"/>
      <w:lvlJc w:val="left"/>
      <w:pPr>
        <w:ind w:left="1440" w:hanging="360"/>
      </w:pPr>
      <w:rPr>
        <w:rFonts w:hint="default" w:ascii="Courier New" w:hAnsi="Courier New"/>
      </w:rPr>
    </w:lvl>
    <w:lvl w:ilvl="2" w:tplc="568CA678">
      <w:start w:val="1"/>
      <w:numFmt w:val="bullet"/>
      <w:lvlText w:val=""/>
      <w:lvlJc w:val="left"/>
      <w:pPr>
        <w:ind w:left="2160" w:hanging="360"/>
      </w:pPr>
      <w:rPr>
        <w:rFonts w:hint="default" w:ascii="Wingdings" w:hAnsi="Wingdings"/>
      </w:rPr>
    </w:lvl>
    <w:lvl w:ilvl="3" w:tplc="FD4AB004">
      <w:start w:val="1"/>
      <w:numFmt w:val="bullet"/>
      <w:lvlText w:val=""/>
      <w:lvlJc w:val="left"/>
      <w:pPr>
        <w:ind w:left="2880" w:hanging="360"/>
      </w:pPr>
      <w:rPr>
        <w:rFonts w:hint="default" w:ascii="Symbol" w:hAnsi="Symbol"/>
      </w:rPr>
    </w:lvl>
    <w:lvl w:ilvl="4" w:tplc="2A56A178">
      <w:start w:val="1"/>
      <w:numFmt w:val="bullet"/>
      <w:lvlText w:val="o"/>
      <w:lvlJc w:val="left"/>
      <w:pPr>
        <w:ind w:left="3600" w:hanging="360"/>
      </w:pPr>
      <w:rPr>
        <w:rFonts w:hint="default" w:ascii="Courier New" w:hAnsi="Courier New"/>
      </w:rPr>
    </w:lvl>
    <w:lvl w:ilvl="5" w:tplc="18AA9396">
      <w:start w:val="1"/>
      <w:numFmt w:val="bullet"/>
      <w:lvlText w:val=""/>
      <w:lvlJc w:val="left"/>
      <w:pPr>
        <w:ind w:left="4320" w:hanging="360"/>
      </w:pPr>
      <w:rPr>
        <w:rFonts w:hint="default" w:ascii="Wingdings" w:hAnsi="Wingdings"/>
      </w:rPr>
    </w:lvl>
    <w:lvl w:ilvl="6" w:tplc="75DA99A8">
      <w:start w:val="1"/>
      <w:numFmt w:val="bullet"/>
      <w:lvlText w:val=""/>
      <w:lvlJc w:val="left"/>
      <w:pPr>
        <w:ind w:left="5040" w:hanging="360"/>
      </w:pPr>
      <w:rPr>
        <w:rFonts w:hint="default" w:ascii="Symbol" w:hAnsi="Symbol"/>
      </w:rPr>
    </w:lvl>
    <w:lvl w:ilvl="7" w:tplc="439E7E8A">
      <w:start w:val="1"/>
      <w:numFmt w:val="bullet"/>
      <w:lvlText w:val="o"/>
      <w:lvlJc w:val="left"/>
      <w:pPr>
        <w:ind w:left="5760" w:hanging="360"/>
      </w:pPr>
      <w:rPr>
        <w:rFonts w:hint="default" w:ascii="Courier New" w:hAnsi="Courier New"/>
      </w:rPr>
    </w:lvl>
    <w:lvl w:ilvl="8" w:tplc="F822C994">
      <w:start w:val="1"/>
      <w:numFmt w:val="bullet"/>
      <w:lvlText w:val=""/>
      <w:lvlJc w:val="left"/>
      <w:pPr>
        <w:ind w:left="6480" w:hanging="360"/>
      </w:pPr>
      <w:rPr>
        <w:rFonts w:hint="default" w:ascii="Wingdings" w:hAnsi="Wingdings"/>
      </w:rPr>
    </w:lvl>
  </w:abstractNum>
  <w:abstractNum w:abstractNumId="8" w15:restartNumberingAfterBreak="0">
    <w:nsid w:val="1B6D4EC3"/>
    <w:multiLevelType w:val="hybridMultilevel"/>
    <w:tmpl w:val="8D5A340E"/>
    <w:lvl w:ilvl="0" w:tplc="0C0C0001">
      <w:start w:val="1"/>
      <w:numFmt w:val="bullet"/>
      <w:lvlText w:val=""/>
      <w:lvlJc w:val="left"/>
      <w:pPr>
        <w:ind w:left="720" w:hanging="360"/>
      </w:pPr>
      <w:rPr>
        <w:rFonts w:hint="default" w:ascii="Symbol" w:hAnsi="Symbol"/>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9" w15:restartNumberingAfterBreak="0">
    <w:nsid w:val="1B827838"/>
    <w:multiLevelType w:val="hybridMultilevel"/>
    <w:tmpl w:val="FFC4CCE4"/>
    <w:lvl w:ilvl="0" w:tplc="EE062148">
      <w:start w:val="1"/>
      <w:numFmt w:val="upperLetter"/>
      <w:lvlText w:val="%1."/>
      <w:lvlJc w:val="left"/>
      <w:pPr>
        <w:ind w:left="720" w:hanging="360"/>
      </w:pPr>
      <w:rPr>
        <w:b/>
        <w:bCs/>
      </w:rPr>
    </w:lvl>
    <w:lvl w:ilvl="1" w:tplc="B97684D2">
      <w:start w:val="1"/>
      <w:numFmt w:val="lowerLetter"/>
      <w:lvlText w:val="%2."/>
      <w:lvlJc w:val="left"/>
      <w:pPr>
        <w:ind w:left="1440" w:hanging="360"/>
      </w:pPr>
    </w:lvl>
    <w:lvl w:ilvl="2" w:tplc="E13C34E2">
      <w:start w:val="1"/>
      <w:numFmt w:val="lowerRoman"/>
      <w:lvlText w:val="%3."/>
      <w:lvlJc w:val="right"/>
      <w:pPr>
        <w:ind w:left="2160" w:hanging="180"/>
      </w:pPr>
    </w:lvl>
    <w:lvl w:ilvl="3" w:tplc="18FA6F9C">
      <w:start w:val="1"/>
      <w:numFmt w:val="decimal"/>
      <w:lvlText w:val="%4."/>
      <w:lvlJc w:val="left"/>
      <w:pPr>
        <w:ind w:left="2880" w:hanging="360"/>
      </w:pPr>
    </w:lvl>
    <w:lvl w:ilvl="4" w:tplc="28D6024A">
      <w:start w:val="1"/>
      <w:numFmt w:val="lowerLetter"/>
      <w:lvlText w:val="%5."/>
      <w:lvlJc w:val="left"/>
      <w:pPr>
        <w:ind w:left="3600" w:hanging="360"/>
      </w:pPr>
    </w:lvl>
    <w:lvl w:ilvl="5" w:tplc="533A3624">
      <w:start w:val="1"/>
      <w:numFmt w:val="lowerRoman"/>
      <w:lvlText w:val="%6."/>
      <w:lvlJc w:val="right"/>
      <w:pPr>
        <w:ind w:left="4320" w:hanging="180"/>
      </w:pPr>
    </w:lvl>
    <w:lvl w:ilvl="6" w:tplc="4A786FE4">
      <w:start w:val="1"/>
      <w:numFmt w:val="decimal"/>
      <w:lvlText w:val="%7."/>
      <w:lvlJc w:val="left"/>
      <w:pPr>
        <w:ind w:left="5040" w:hanging="360"/>
      </w:pPr>
    </w:lvl>
    <w:lvl w:ilvl="7" w:tplc="D8443FA2">
      <w:start w:val="1"/>
      <w:numFmt w:val="lowerLetter"/>
      <w:lvlText w:val="%8."/>
      <w:lvlJc w:val="left"/>
      <w:pPr>
        <w:ind w:left="5760" w:hanging="360"/>
      </w:pPr>
    </w:lvl>
    <w:lvl w:ilvl="8" w:tplc="914804EE">
      <w:start w:val="1"/>
      <w:numFmt w:val="lowerRoman"/>
      <w:lvlText w:val="%9."/>
      <w:lvlJc w:val="right"/>
      <w:pPr>
        <w:ind w:left="6480" w:hanging="180"/>
      </w:pPr>
    </w:lvl>
  </w:abstractNum>
  <w:abstractNum w:abstractNumId="10" w15:restartNumberingAfterBreak="0">
    <w:nsid w:val="1C0819D5"/>
    <w:multiLevelType w:val="hybridMultilevel"/>
    <w:tmpl w:val="FFFFFFFF"/>
    <w:lvl w:ilvl="0" w:tplc="4AD66692">
      <w:start w:val="1"/>
      <w:numFmt w:val="bullet"/>
      <w:lvlText w:val=""/>
      <w:lvlJc w:val="left"/>
      <w:pPr>
        <w:ind w:left="720" w:hanging="360"/>
      </w:pPr>
      <w:rPr>
        <w:rFonts w:hint="default" w:ascii="Symbol" w:hAnsi="Symbol"/>
      </w:rPr>
    </w:lvl>
    <w:lvl w:ilvl="1" w:tplc="852A0F0E">
      <w:start w:val="1"/>
      <w:numFmt w:val="bullet"/>
      <w:lvlText w:val="o"/>
      <w:lvlJc w:val="left"/>
      <w:pPr>
        <w:ind w:left="1440" w:hanging="360"/>
      </w:pPr>
      <w:rPr>
        <w:rFonts w:hint="default" w:ascii="Courier New" w:hAnsi="Courier New"/>
      </w:rPr>
    </w:lvl>
    <w:lvl w:ilvl="2" w:tplc="CEC4D0BC">
      <w:start w:val="1"/>
      <w:numFmt w:val="bullet"/>
      <w:lvlText w:val=""/>
      <w:lvlJc w:val="left"/>
      <w:pPr>
        <w:ind w:left="2160" w:hanging="360"/>
      </w:pPr>
      <w:rPr>
        <w:rFonts w:hint="default" w:ascii="Wingdings" w:hAnsi="Wingdings"/>
      </w:rPr>
    </w:lvl>
    <w:lvl w:ilvl="3" w:tplc="5A3E66C2">
      <w:start w:val="1"/>
      <w:numFmt w:val="bullet"/>
      <w:lvlText w:val=""/>
      <w:lvlJc w:val="left"/>
      <w:pPr>
        <w:ind w:left="2880" w:hanging="360"/>
      </w:pPr>
      <w:rPr>
        <w:rFonts w:hint="default" w:ascii="Symbol" w:hAnsi="Symbol"/>
      </w:rPr>
    </w:lvl>
    <w:lvl w:ilvl="4" w:tplc="ADAC15CA">
      <w:start w:val="1"/>
      <w:numFmt w:val="bullet"/>
      <w:lvlText w:val="o"/>
      <w:lvlJc w:val="left"/>
      <w:pPr>
        <w:ind w:left="3600" w:hanging="360"/>
      </w:pPr>
      <w:rPr>
        <w:rFonts w:hint="default" w:ascii="Courier New" w:hAnsi="Courier New"/>
      </w:rPr>
    </w:lvl>
    <w:lvl w:ilvl="5" w:tplc="27D20998">
      <w:start w:val="1"/>
      <w:numFmt w:val="bullet"/>
      <w:lvlText w:val=""/>
      <w:lvlJc w:val="left"/>
      <w:pPr>
        <w:ind w:left="4320" w:hanging="360"/>
      </w:pPr>
      <w:rPr>
        <w:rFonts w:hint="default" w:ascii="Wingdings" w:hAnsi="Wingdings"/>
      </w:rPr>
    </w:lvl>
    <w:lvl w:ilvl="6" w:tplc="544A22E0">
      <w:start w:val="1"/>
      <w:numFmt w:val="bullet"/>
      <w:lvlText w:val=""/>
      <w:lvlJc w:val="left"/>
      <w:pPr>
        <w:ind w:left="5040" w:hanging="360"/>
      </w:pPr>
      <w:rPr>
        <w:rFonts w:hint="default" w:ascii="Symbol" w:hAnsi="Symbol"/>
      </w:rPr>
    </w:lvl>
    <w:lvl w:ilvl="7" w:tplc="632C2524">
      <w:start w:val="1"/>
      <w:numFmt w:val="bullet"/>
      <w:lvlText w:val="o"/>
      <w:lvlJc w:val="left"/>
      <w:pPr>
        <w:ind w:left="5760" w:hanging="360"/>
      </w:pPr>
      <w:rPr>
        <w:rFonts w:hint="default" w:ascii="Courier New" w:hAnsi="Courier New"/>
      </w:rPr>
    </w:lvl>
    <w:lvl w:ilvl="8" w:tplc="1A2C87DC">
      <w:start w:val="1"/>
      <w:numFmt w:val="bullet"/>
      <w:lvlText w:val=""/>
      <w:lvlJc w:val="left"/>
      <w:pPr>
        <w:ind w:left="6480" w:hanging="360"/>
      </w:pPr>
      <w:rPr>
        <w:rFonts w:hint="default" w:ascii="Wingdings" w:hAnsi="Wingdings"/>
      </w:rPr>
    </w:lvl>
  </w:abstractNum>
  <w:abstractNum w:abstractNumId="11" w15:restartNumberingAfterBreak="0">
    <w:nsid w:val="1C4F2B76"/>
    <w:multiLevelType w:val="hybridMultilevel"/>
    <w:tmpl w:val="1F2EAADC"/>
    <w:lvl w:ilvl="0" w:tplc="1B1A0CDA">
      <w:start w:val="1"/>
      <w:numFmt w:val="bullet"/>
      <w:lvlText w:val=""/>
      <w:lvlJc w:val="left"/>
      <w:pPr>
        <w:ind w:left="720" w:hanging="360"/>
      </w:pPr>
      <w:rPr>
        <w:rFonts w:hint="default" w:ascii="Symbol" w:hAnsi="Symbol"/>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12" w15:restartNumberingAfterBreak="0">
    <w:nsid w:val="1CDB423B"/>
    <w:multiLevelType w:val="hybridMultilevel"/>
    <w:tmpl w:val="FFFFFFFF"/>
    <w:lvl w:ilvl="0" w:tplc="16BEDC8A">
      <w:start w:val="1"/>
      <w:numFmt w:val="bullet"/>
      <w:lvlText w:val=""/>
      <w:lvlJc w:val="left"/>
      <w:pPr>
        <w:ind w:left="720" w:hanging="360"/>
      </w:pPr>
      <w:rPr>
        <w:rFonts w:hint="default" w:ascii="Symbol" w:hAnsi="Symbol"/>
      </w:rPr>
    </w:lvl>
    <w:lvl w:ilvl="1" w:tplc="24B8F1CA">
      <w:start w:val="1"/>
      <w:numFmt w:val="bullet"/>
      <w:lvlText w:val="o"/>
      <w:lvlJc w:val="left"/>
      <w:pPr>
        <w:ind w:left="1440" w:hanging="360"/>
      </w:pPr>
      <w:rPr>
        <w:rFonts w:hint="default" w:ascii="Courier New" w:hAnsi="Courier New"/>
      </w:rPr>
    </w:lvl>
    <w:lvl w:ilvl="2" w:tplc="53BA99DA">
      <w:start w:val="1"/>
      <w:numFmt w:val="bullet"/>
      <w:lvlText w:val=""/>
      <w:lvlJc w:val="left"/>
      <w:pPr>
        <w:ind w:left="2160" w:hanging="360"/>
      </w:pPr>
      <w:rPr>
        <w:rFonts w:hint="default" w:ascii="Wingdings" w:hAnsi="Wingdings"/>
      </w:rPr>
    </w:lvl>
    <w:lvl w:ilvl="3" w:tplc="DC623AD2">
      <w:start w:val="1"/>
      <w:numFmt w:val="bullet"/>
      <w:lvlText w:val=""/>
      <w:lvlJc w:val="left"/>
      <w:pPr>
        <w:ind w:left="2880" w:hanging="360"/>
      </w:pPr>
      <w:rPr>
        <w:rFonts w:hint="default" w:ascii="Symbol" w:hAnsi="Symbol"/>
      </w:rPr>
    </w:lvl>
    <w:lvl w:ilvl="4" w:tplc="D6D099C4">
      <w:start w:val="1"/>
      <w:numFmt w:val="bullet"/>
      <w:lvlText w:val="o"/>
      <w:lvlJc w:val="left"/>
      <w:pPr>
        <w:ind w:left="3600" w:hanging="360"/>
      </w:pPr>
      <w:rPr>
        <w:rFonts w:hint="default" w:ascii="Courier New" w:hAnsi="Courier New"/>
      </w:rPr>
    </w:lvl>
    <w:lvl w:ilvl="5" w:tplc="9E1AE56E">
      <w:start w:val="1"/>
      <w:numFmt w:val="bullet"/>
      <w:lvlText w:val=""/>
      <w:lvlJc w:val="left"/>
      <w:pPr>
        <w:ind w:left="4320" w:hanging="360"/>
      </w:pPr>
      <w:rPr>
        <w:rFonts w:hint="default" w:ascii="Wingdings" w:hAnsi="Wingdings"/>
      </w:rPr>
    </w:lvl>
    <w:lvl w:ilvl="6" w:tplc="62AA718A">
      <w:start w:val="1"/>
      <w:numFmt w:val="bullet"/>
      <w:lvlText w:val=""/>
      <w:lvlJc w:val="left"/>
      <w:pPr>
        <w:ind w:left="5040" w:hanging="360"/>
      </w:pPr>
      <w:rPr>
        <w:rFonts w:hint="default" w:ascii="Symbol" w:hAnsi="Symbol"/>
      </w:rPr>
    </w:lvl>
    <w:lvl w:ilvl="7" w:tplc="2DC2FB6A">
      <w:start w:val="1"/>
      <w:numFmt w:val="bullet"/>
      <w:lvlText w:val="o"/>
      <w:lvlJc w:val="left"/>
      <w:pPr>
        <w:ind w:left="5760" w:hanging="360"/>
      </w:pPr>
      <w:rPr>
        <w:rFonts w:hint="default" w:ascii="Courier New" w:hAnsi="Courier New"/>
      </w:rPr>
    </w:lvl>
    <w:lvl w:ilvl="8" w:tplc="A238DC56">
      <w:start w:val="1"/>
      <w:numFmt w:val="bullet"/>
      <w:lvlText w:val=""/>
      <w:lvlJc w:val="left"/>
      <w:pPr>
        <w:ind w:left="6480" w:hanging="360"/>
      </w:pPr>
      <w:rPr>
        <w:rFonts w:hint="default" w:ascii="Wingdings" w:hAnsi="Wingdings"/>
      </w:rPr>
    </w:lvl>
  </w:abstractNum>
  <w:abstractNum w:abstractNumId="13" w15:restartNumberingAfterBreak="0">
    <w:nsid w:val="218E70FB"/>
    <w:multiLevelType w:val="hybridMultilevel"/>
    <w:tmpl w:val="20083B2A"/>
    <w:lvl w:ilvl="0" w:tplc="FFFFFFFF">
      <w:start w:val="1"/>
      <w:numFmt w:val="bullet"/>
      <w:lvlText w:val=""/>
      <w:lvlJc w:val="left"/>
      <w:pPr>
        <w:ind w:left="720" w:hanging="360"/>
      </w:pPr>
      <w:rPr>
        <w:rFonts w:hint="default" w:ascii="Symbol" w:hAnsi="Symbol"/>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14" w15:restartNumberingAfterBreak="0">
    <w:nsid w:val="22CF2A89"/>
    <w:multiLevelType w:val="hybridMultilevel"/>
    <w:tmpl w:val="28DE54A6"/>
    <w:lvl w:ilvl="0" w:tplc="B64CF15C">
      <w:start w:val="1"/>
      <w:numFmt w:val="decimal"/>
      <w:lvlText w:val="%1."/>
      <w:lvlJc w:val="left"/>
      <w:pPr>
        <w:ind w:left="720" w:hanging="360"/>
      </w:pPr>
    </w:lvl>
    <w:lvl w:ilvl="1" w:tplc="DA36C284">
      <w:start w:val="1"/>
      <w:numFmt w:val="lowerLetter"/>
      <w:lvlText w:val="%2."/>
      <w:lvlJc w:val="left"/>
      <w:pPr>
        <w:ind w:left="1440" w:hanging="360"/>
      </w:pPr>
    </w:lvl>
    <w:lvl w:ilvl="2" w:tplc="C99AB060">
      <w:start w:val="1"/>
      <w:numFmt w:val="lowerRoman"/>
      <w:lvlText w:val="%3."/>
      <w:lvlJc w:val="right"/>
      <w:pPr>
        <w:ind w:left="2160" w:hanging="180"/>
      </w:pPr>
    </w:lvl>
    <w:lvl w:ilvl="3" w:tplc="C14E3E96">
      <w:start w:val="1"/>
      <w:numFmt w:val="decimal"/>
      <w:lvlText w:val="%4."/>
      <w:lvlJc w:val="left"/>
      <w:pPr>
        <w:ind w:left="2880" w:hanging="360"/>
      </w:pPr>
    </w:lvl>
    <w:lvl w:ilvl="4" w:tplc="784211FC">
      <w:start w:val="1"/>
      <w:numFmt w:val="lowerLetter"/>
      <w:lvlText w:val="%5."/>
      <w:lvlJc w:val="left"/>
      <w:pPr>
        <w:ind w:left="3600" w:hanging="360"/>
      </w:pPr>
    </w:lvl>
    <w:lvl w:ilvl="5" w:tplc="372013A4">
      <w:start w:val="1"/>
      <w:numFmt w:val="lowerRoman"/>
      <w:lvlText w:val="%6."/>
      <w:lvlJc w:val="right"/>
      <w:pPr>
        <w:ind w:left="4320" w:hanging="180"/>
      </w:pPr>
    </w:lvl>
    <w:lvl w:ilvl="6" w:tplc="D4FA29E8">
      <w:start w:val="1"/>
      <w:numFmt w:val="decimal"/>
      <w:lvlText w:val="%7."/>
      <w:lvlJc w:val="left"/>
      <w:pPr>
        <w:ind w:left="5040" w:hanging="360"/>
      </w:pPr>
    </w:lvl>
    <w:lvl w:ilvl="7" w:tplc="EC3091B8">
      <w:start w:val="1"/>
      <w:numFmt w:val="lowerLetter"/>
      <w:lvlText w:val="%8."/>
      <w:lvlJc w:val="left"/>
      <w:pPr>
        <w:ind w:left="5760" w:hanging="360"/>
      </w:pPr>
    </w:lvl>
    <w:lvl w:ilvl="8" w:tplc="D4240B28">
      <w:start w:val="1"/>
      <w:numFmt w:val="lowerRoman"/>
      <w:lvlText w:val="%9."/>
      <w:lvlJc w:val="right"/>
      <w:pPr>
        <w:ind w:left="6480" w:hanging="180"/>
      </w:pPr>
    </w:lvl>
  </w:abstractNum>
  <w:abstractNum w:abstractNumId="15" w15:restartNumberingAfterBreak="0">
    <w:nsid w:val="24BA2F97"/>
    <w:multiLevelType w:val="hybridMultilevel"/>
    <w:tmpl w:val="D9DEC1C6"/>
    <w:lvl w:ilvl="0" w:tplc="0C0C0001">
      <w:start w:val="1"/>
      <w:numFmt w:val="bullet"/>
      <w:lvlText w:val=""/>
      <w:lvlJc w:val="left"/>
      <w:pPr>
        <w:ind w:left="720" w:hanging="360"/>
      </w:pPr>
      <w:rPr>
        <w:rFonts w:hint="default" w:ascii="Symbol" w:hAnsi="Symbol"/>
      </w:rPr>
    </w:lvl>
    <w:lvl w:ilvl="1" w:tplc="0C0C0003">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16" w15:restartNumberingAfterBreak="0">
    <w:nsid w:val="2519553B"/>
    <w:multiLevelType w:val="hybridMultilevel"/>
    <w:tmpl w:val="FFFFFFFF"/>
    <w:lvl w:ilvl="0" w:tplc="DCFE9F36">
      <w:start w:val="1"/>
      <w:numFmt w:val="bullet"/>
      <w:lvlText w:val=""/>
      <w:lvlJc w:val="left"/>
      <w:pPr>
        <w:ind w:left="720" w:hanging="360"/>
      </w:pPr>
      <w:rPr>
        <w:rFonts w:hint="default" w:ascii="Symbol" w:hAnsi="Symbol"/>
      </w:rPr>
    </w:lvl>
    <w:lvl w:ilvl="1" w:tplc="431C0D06">
      <w:start w:val="1"/>
      <w:numFmt w:val="bullet"/>
      <w:lvlText w:val="o"/>
      <w:lvlJc w:val="left"/>
      <w:pPr>
        <w:ind w:left="1440" w:hanging="360"/>
      </w:pPr>
      <w:rPr>
        <w:rFonts w:hint="default" w:ascii="Courier New" w:hAnsi="Courier New"/>
      </w:rPr>
    </w:lvl>
    <w:lvl w:ilvl="2" w:tplc="0A860E22">
      <w:start w:val="1"/>
      <w:numFmt w:val="bullet"/>
      <w:lvlText w:val=""/>
      <w:lvlJc w:val="left"/>
      <w:pPr>
        <w:ind w:left="2160" w:hanging="360"/>
      </w:pPr>
      <w:rPr>
        <w:rFonts w:hint="default" w:ascii="Wingdings" w:hAnsi="Wingdings"/>
      </w:rPr>
    </w:lvl>
    <w:lvl w:ilvl="3" w:tplc="8750ABD6">
      <w:start w:val="1"/>
      <w:numFmt w:val="bullet"/>
      <w:lvlText w:val=""/>
      <w:lvlJc w:val="left"/>
      <w:pPr>
        <w:ind w:left="2880" w:hanging="360"/>
      </w:pPr>
      <w:rPr>
        <w:rFonts w:hint="default" w:ascii="Symbol" w:hAnsi="Symbol"/>
      </w:rPr>
    </w:lvl>
    <w:lvl w:ilvl="4" w:tplc="A0BAA21A">
      <w:start w:val="1"/>
      <w:numFmt w:val="bullet"/>
      <w:lvlText w:val="o"/>
      <w:lvlJc w:val="left"/>
      <w:pPr>
        <w:ind w:left="3600" w:hanging="360"/>
      </w:pPr>
      <w:rPr>
        <w:rFonts w:hint="default" w:ascii="Courier New" w:hAnsi="Courier New"/>
      </w:rPr>
    </w:lvl>
    <w:lvl w:ilvl="5" w:tplc="44200C82">
      <w:start w:val="1"/>
      <w:numFmt w:val="bullet"/>
      <w:lvlText w:val=""/>
      <w:lvlJc w:val="left"/>
      <w:pPr>
        <w:ind w:left="4320" w:hanging="360"/>
      </w:pPr>
      <w:rPr>
        <w:rFonts w:hint="default" w:ascii="Wingdings" w:hAnsi="Wingdings"/>
      </w:rPr>
    </w:lvl>
    <w:lvl w:ilvl="6" w:tplc="14FC4DBA">
      <w:start w:val="1"/>
      <w:numFmt w:val="bullet"/>
      <w:lvlText w:val=""/>
      <w:lvlJc w:val="left"/>
      <w:pPr>
        <w:ind w:left="5040" w:hanging="360"/>
      </w:pPr>
      <w:rPr>
        <w:rFonts w:hint="default" w:ascii="Symbol" w:hAnsi="Symbol"/>
      </w:rPr>
    </w:lvl>
    <w:lvl w:ilvl="7" w:tplc="5D5CF808">
      <w:start w:val="1"/>
      <w:numFmt w:val="bullet"/>
      <w:lvlText w:val="o"/>
      <w:lvlJc w:val="left"/>
      <w:pPr>
        <w:ind w:left="5760" w:hanging="360"/>
      </w:pPr>
      <w:rPr>
        <w:rFonts w:hint="default" w:ascii="Courier New" w:hAnsi="Courier New"/>
      </w:rPr>
    </w:lvl>
    <w:lvl w:ilvl="8" w:tplc="E6363686">
      <w:start w:val="1"/>
      <w:numFmt w:val="bullet"/>
      <w:lvlText w:val=""/>
      <w:lvlJc w:val="left"/>
      <w:pPr>
        <w:ind w:left="6480" w:hanging="360"/>
      </w:pPr>
      <w:rPr>
        <w:rFonts w:hint="default" w:ascii="Wingdings" w:hAnsi="Wingdings"/>
      </w:rPr>
    </w:lvl>
  </w:abstractNum>
  <w:abstractNum w:abstractNumId="17" w15:restartNumberingAfterBreak="0">
    <w:nsid w:val="274E16A8"/>
    <w:multiLevelType w:val="hybridMultilevel"/>
    <w:tmpl w:val="FFFFFFFF"/>
    <w:lvl w:ilvl="0" w:tplc="CFD828D8">
      <w:start w:val="1"/>
      <w:numFmt w:val="bullet"/>
      <w:lvlText w:val=""/>
      <w:lvlJc w:val="left"/>
      <w:pPr>
        <w:ind w:left="720" w:hanging="360"/>
      </w:pPr>
      <w:rPr>
        <w:rFonts w:hint="default" w:ascii="Symbol" w:hAnsi="Symbol"/>
      </w:rPr>
    </w:lvl>
    <w:lvl w:ilvl="1" w:tplc="5FDC05E8">
      <w:start w:val="1"/>
      <w:numFmt w:val="bullet"/>
      <w:lvlText w:val="o"/>
      <w:lvlJc w:val="left"/>
      <w:pPr>
        <w:ind w:left="1440" w:hanging="360"/>
      </w:pPr>
      <w:rPr>
        <w:rFonts w:hint="default" w:ascii="Courier New" w:hAnsi="Courier New"/>
      </w:rPr>
    </w:lvl>
    <w:lvl w:ilvl="2" w:tplc="DB283266">
      <w:start w:val="1"/>
      <w:numFmt w:val="bullet"/>
      <w:lvlText w:val=""/>
      <w:lvlJc w:val="left"/>
      <w:pPr>
        <w:ind w:left="2160" w:hanging="360"/>
      </w:pPr>
      <w:rPr>
        <w:rFonts w:hint="default" w:ascii="Wingdings" w:hAnsi="Wingdings"/>
      </w:rPr>
    </w:lvl>
    <w:lvl w:ilvl="3" w:tplc="D62611A2">
      <w:start w:val="1"/>
      <w:numFmt w:val="bullet"/>
      <w:lvlText w:val=""/>
      <w:lvlJc w:val="left"/>
      <w:pPr>
        <w:ind w:left="2880" w:hanging="360"/>
      </w:pPr>
      <w:rPr>
        <w:rFonts w:hint="default" w:ascii="Symbol" w:hAnsi="Symbol"/>
      </w:rPr>
    </w:lvl>
    <w:lvl w:ilvl="4" w:tplc="DE4CCAAC">
      <w:start w:val="1"/>
      <w:numFmt w:val="bullet"/>
      <w:lvlText w:val="o"/>
      <w:lvlJc w:val="left"/>
      <w:pPr>
        <w:ind w:left="3600" w:hanging="360"/>
      </w:pPr>
      <w:rPr>
        <w:rFonts w:hint="default" w:ascii="Courier New" w:hAnsi="Courier New"/>
      </w:rPr>
    </w:lvl>
    <w:lvl w:ilvl="5" w:tplc="C3B487C2">
      <w:start w:val="1"/>
      <w:numFmt w:val="bullet"/>
      <w:lvlText w:val=""/>
      <w:lvlJc w:val="left"/>
      <w:pPr>
        <w:ind w:left="4320" w:hanging="360"/>
      </w:pPr>
      <w:rPr>
        <w:rFonts w:hint="default" w:ascii="Wingdings" w:hAnsi="Wingdings"/>
      </w:rPr>
    </w:lvl>
    <w:lvl w:ilvl="6" w:tplc="8540823A">
      <w:start w:val="1"/>
      <w:numFmt w:val="bullet"/>
      <w:lvlText w:val=""/>
      <w:lvlJc w:val="left"/>
      <w:pPr>
        <w:ind w:left="5040" w:hanging="360"/>
      </w:pPr>
      <w:rPr>
        <w:rFonts w:hint="default" w:ascii="Symbol" w:hAnsi="Symbol"/>
      </w:rPr>
    </w:lvl>
    <w:lvl w:ilvl="7" w:tplc="59C68AAE">
      <w:start w:val="1"/>
      <w:numFmt w:val="bullet"/>
      <w:lvlText w:val="o"/>
      <w:lvlJc w:val="left"/>
      <w:pPr>
        <w:ind w:left="5760" w:hanging="360"/>
      </w:pPr>
      <w:rPr>
        <w:rFonts w:hint="default" w:ascii="Courier New" w:hAnsi="Courier New"/>
      </w:rPr>
    </w:lvl>
    <w:lvl w:ilvl="8" w:tplc="AFF86350">
      <w:start w:val="1"/>
      <w:numFmt w:val="bullet"/>
      <w:lvlText w:val=""/>
      <w:lvlJc w:val="left"/>
      <w:pPr>
        <w:ind w:left="6480" w:hanging="360"/>
      </w:pPr>
      <w:rPr>
        <w:rFonts w:hint="default" w:ascii="Wingdings" w:hAnsi="Wingdings"/>
      </w:rPr>
    </w:lvl>
  </w:abstractNum>
  <w:abstractNum w:abstractNumId="18" w15:restartNumberingAfterBreak="0">
    <w:nsid w:val="27593796"/>
    <w:multiLevelType w:val="hybridMultilevel"/>
    <w:tmpl w:val="6C4E7602"/>
    <w:lvl w:ilvl="0" w:tplc="0C0C0001">
      <w:start w:val="1"/>
      <w:numFmt w:val="bullet"/>
      <w:lvlText w:val=""/>
      <w:lvlJc w:val="left"/>
      <w:pPr>
        <w:ind w:left="720" w:hanging="360"/>
      </w:pPr>
      <w:rPr>
        <w:rFonts w:hint="default" w:ascii="Symbol" w:hAnsi="Symbol"/>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19" w15:restartNumberingAfterBreak="0">
    <w:nsid w:val="278F5FA9"/>
    <w:multiLevelType w:val="hybridMultilevel"/>
    <w:tmpl w:val="23DE5DFA"/>
    <w:lvl w:ilvl="0" w:tplc="9D6A93E8">
      <w:start w:val="1"/>
      <w:numFmt w:val="decimal"/>
      <w:lvlText w:val="%1."/>
      <w:lvlJc w:val="left"/>
      <w:pPr>
        <w:ind w:left="720" w:hanging="360"/>
      </w:pPr>
    </w:lvl>
    <w:lvl w:ilvl="1" w:tplc="A54CE2D2">
      <w:start w:val="1"/>
      <w:numFmt w:val="lowerLetter"/>
      <w:lvlText w:val="%2."/>
      <w:lvlJc w:val="left"/>
      <w:pPr>
        <w:ind w:left="1440" w:hanging="360"/>
      </w:pPr>
    </w:lvl>
    <w:lvl w:ilvl="2" w:tplc="19366DCE">
      <w:start w:val="1"/>
      <w:numFmt w:val="lowerRoman"/>
      <w:lvlText w:val="%3."/>
      <w:lvlJc w:val="right"/>
      <w:pPr>
        <w:ind w:left="2160" w:hanging="180"/>
      </w:pPr>
    </w:lvl>
    <w:lvl w:ilvl="3" w:tplc="0966CD34">
      <w:start w:val="1"/>
      <w:numFmt w:val="decimal"/>
      <w:lvlText w:val="%4."/>
      <w:lvlJc w:val="left"/>
      <w:pPr>
        <w:ind w:left="2880" w:hanging="360"/>
      </w:pPr>
    </w:lvl>
    <w:lvl w:ilvl="4" w:tplc="F1700FFC">
      <w:start w:val="1"/>
      <w:numFmt w:val="lowerLetter"/>
      <w:lvlText w:val="%5."/>
      <w:lvlJc w:val="left"/>
      <w:pPr>
        <w:ind w:left="3600" w:hanging="360"/>
      </w:pPr>
    </w:lvl>
    <w:lvl w:ilvl="5" w:tplc="BB043432">
      <w:start w:val="1"/>
      <w:numFmt w:val="lowerRoman"/>
      <w:lvlText w:val="%6."/>
      <w:lvlJc w:val="right"/>
      <w:pPr>
        <w:ind w:left="4320" w:hanging="180"/>
      </w:pPr>
    </w:lvl>
    <w:lvl w:ilvl="6" w:tplc="AC027260">
      <w:start w:val="1"/>
      <w:numFmt w:val="decimal"/>
      <w:lvlText w:val="%7."/>
      <w:lvlJc w:val="left"/>
      <w:pPr>
        <w:ind w:left="5040" w:hanging="360"/>
      </w:pPr>
    </w:lvl>
    <w:lvl w:ilvl="7" w:tplc="49D01A56">
      <w:start w:val="1"/>
      <w:numFmt w:val="lowerLetter"/>
      <w:lvlText w:val="%8."/>
      <w:lvlJc w:val="left"/>
      <w:pPr>
        <w:ind w:left="5760" w:hanging="360"/>
      </w:pPr>
    </w:lvl>
    <w:lvl w:ilvl="8" w:tplc="DFCA0CCE">
      <w:start w:val="1"/>
      <w:numFmt w:val="lowerRoman"/>
      <w:lvlText w:val="%9."/>
      <w:lvlJc w:val="right"/>
      <w:pPr>
        <w:ind w:left="6480" w:hanging="180"/>
      </w:pPr>
    </w:lvl>
  </w:abstractNum>
  <w:abstractNum w:abstractNumId="20" w15:restartNumberingAfterBreak="0">
    <w:nsid w:val="2BCE2BC6"/>
    <w:multiLevelType w:val="hybridMultilevel"/>
    <w:tmpl w:val="1F00B70A"/>
    <w:lvl w:ilvl="0" w:tplc="0C0C0001">
      <w:start w:val="1"/>
      <w:numFmt w:val="bullet"/>
      <w:lvlText w:val=""/>
      <w:lvlJc w:val="left"/>
      <w:pPr>
        <w:ind w:left="720" w:hanging="360"/>
      </w:pPr>
      <w:rPr>
        <w:rFonts w:hint="default" w:ascii="Symbol" w:hAnsi="Symbol"/>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21" w15:restartNumberingAfterBreak="0">
    <w:nsid w:val="30A4CF7F"/>
    <w:multiLevelType w:val="hybridMultilevel"/>
    <w:tmpl w:val="FFFFFFFF"/>
    <w:lvl w:ilvl="0" w:tplc="B148A338">
      <w:start w:val="1"/>
      <w:numFmt w:val="bullet"/>
      <w:lvlText w:val=""/>
      <w:lvlJc w:val="left"/>
      <w:pPr>
        <w:ind w:left="720" w:hanging="360"/>
      </w:pPr>
      <w:rPr>
        <w:rFonts w:hint="default" w:ascii="Symbol" w:hAnsi="Symbol"/>
      </w:rPr>
    </w:lvl>
    <w:lvl w:ilvl="1" w:tplc="3A34434E">
      <w:start w:val="1"/>
      <w:numFmt w:val="bullet"/>
      <w:lvlText w:val="o"/>
      <w:lvlJc w:val="left"/>
      <w:pPr>
        <w:ind w:left="1440" w:hanging="360"/>
      </w:pPr>
      <w:rPr>
        <w:rFonts w:hint="default" w:ascii="Courier New" w:hAnsi="Courier New"/>
      </w:rPr>
    </w:lvl>
    <w:lvl w:ilvl="2" w:tplc="794258E2">
      <w:start w:val="1"/>
      <w:numFmt w:val="bullet"/>
      <w:lvlText w:val=""/>
      <w:lvlJc w:val="left"/>
      <w:pPr>
        <w:ind w:left="2160" w:hanging="360"/>
      </w:pPr>
      <w:rPr>
        <w:rFonts w:hint="default" w:ascii="Wingdings" w:hAnsi="Wingdings"/>
      </w:rPr>
    </w:lvl>
    <w:lvl w:ilvl="3" w:tplc="4FD2907E">
      <w:start w:val="1"/>
      <w:numFmt w:val="bullet"/>
      <w:lvlText w:val=""/>
      <w:lvlJc w:val="left"/>
      <w:pPr>
        <w:ind w:left="2880" w:hanging="360"/>
      </w:pPr>
      <w:rPr>
        <w:rFonts w:hint="default" w:ascii="Symbol" w:hAnsi="Symbol"/>
      </w:rPr>
    </w:lvl>
    <w:lvl w:ilvl="4" w:tplc="9CB68052">
      <w:start w:val="1"/>
      <w:numFmt w:val="bullet"/>
      <w:lvlText w:val="o"/>
      <w:lvlJc w:val="left"/>
      <w:pPr>
        <w:ind w:left="3600" w:hanging="360"/>
      </w:pPr>
      <w:rPr>
        <w:rFonts w:hint="default" w:ascii="Courier New" w:hAnsi="Courier New"/>
      </w:rPr>
    </w:lvl>
    <w:lvl w:ilvl="5" w:tplc="543E5E14">
      <w:start w:val="1"/>
      <w:numFmt w:val="bullet"/>
      <w:lvlText w:val=""/>
      <w:lvlJc w:val="left"/>
      <w:pPr>
        <w:ind w:left="4320" w:hanging="360"/>
      </w:pPr>
      <w:rPr>
        <w:rFonts w:hint="default" w:ascii="Wingdings" w:hAnsi="Wingdings"/>
      </w:rPr>
    </w:lvl>
    <w:lvl w:ilvl="6" w:tplc="B3E612A0">
      <w:start w:val="1"/>
      <w:numFmt w:val="bullet"/>
      <w:lvlText w:val=""/>
      <w:lvlJc w:val="left"/>
      <w:pPr>
        <w:ind w:left="5040" w:hanging="360"/>
      </w:pPr>
      <w:rPr>
        <w:rFonts w:hint="default" w:ascii="Symbol" w:hAnsi="Symbol"/>
      </w:rPr>
    </w:lvl>
    <w:lvl w:ilvl="7" w:tplc="D8864218">
      <w:start w:val="1"/>
      <w:numFmt w:val="bullet"/>
      <w:lvlText w:val="o"/>
      <w:lvlJc w:val="left"/>
      <w:pPr>
        <w:ind w:left="5760" w:hanging="360"/>
      </w:pPr>
      <w:rPr>
        <w:rFonts w:hint="default" w:ascii="Courier New" w:hAnsi="Courier New"/>
      </w:rPr>
    </w:lvl>
    <w:lvl w:ilvl="8" w:tplc="12C6AF86">
      <w:start w:val="1"/>
      <w:numFmt w:val="bullet"/>
      <w:lvlText w:val=""/>
      <w:lvlJc w:val="left"/>
      <w:pPr>
        <w:ind w:left="6480" w:hanging="360"/>
      </w:pPr>
      <w:rPr>
        <w:rFonts w:hint="default" w:ascii="Wingdings" w:hAnsi="Wingdings"/>
      </w:rPr>
    </w:lvl>
  </w:abstractNum>
  <w:abstractNum w:abstractNumId="22" w15:restartNumberingAfterBreak="0">
    <w:nsid w:val="31860DA6"/>
    <w:multiLevelType w:val="hybridMultilevel"/>
    <w:tmpl w:val="FFFFFFFF"/>
    <w:lvl w:ilvl="0" w:tplc="A2F2ABA0">
      <w:start w:val="1"/>
      <w:numFmt w:val="decimal"/>
      <w:lvlText w:val="%1."/>
      <w:lvlJc w:val="left"/>
      <w:pPr>
        <w:ind w:left="720" w:hanging="360"/>
      </w:pPr>
    </w:lvl>
    <w:lvl w:ilvl="1" w:tplc="B4B624C2">
      <w:start w:val="1"/>
      <w:numFmt w:val="lowerLetter"/>
      <w:lvlText w:val="%2."/>
      <w:lvlJc w:val="left"/>
      <w:pPr>
        <w:ind w:left="1440" w:hanging="360"/>
      </w:pPr>
    </w:lvl>
    <w:lvl w:ilvl="2" w:tplc="7AA23AB8">
      <w:start w:val="1"/>
      <w:numFmt w:val="lowerRoman"/>
      <w:lvlText w:val="%3."/>
      <w:lvlJc w:val="right"/>
      <w:pPr>
        <w:ind w:left="2160" w:hanging="180"/>
      </w:pPr>
    </w:lvl>
    <w:lvl w:ilvl="3" w:tplc="2A50B44C">
      <w:start w:val="1"/>
      <w:numFmt w:val="decimal"/>
      <w:lvlText w:val="%4."/>
      <w:lvlJc w:val="left"/>
      <w:pPr>
        <w:ind w:left="2880" w:hanging="360"/>
      </w:pPr>
    </w:lvl>
    <w:lvl w:ilvl="4" w:tplc="61EABB00">
      <w:start w:val="1"/>
      <w:numFmt w:val="lowerLetter"/>
      <w:lvlText w:val="%5."/>
      <w:lvlJc w:val="left"/>
      <w:pPr>
        <w:ind w:left="3600" w:hanging="360"/>
      </w:pPr>
    </w:lvl>
    <w:lvl w:ilvl="5" w:tplc="72BE5E06">
      <w:start w:val="1"/>
      <w:numFmt w:val="lowerRoman"/>
      <w:lvlText w:val="%6."/>
      <w:lvlJc w:val="right"/>
      <w:pPr>
        <w:ind w:left="4320" w:hanging="180"/>
      </w:pPr>
    </w:lvl>
    <w:lvl w:ilvl="6" w:tplc="9850A4AE">
      <w:start w:val="1"/>
      <w:numFmt w:val="decimal"/>
      <w:lvlText w:val="%7."/>
      <w:lvlJc w:val="left"/>
      <w:pPr>
        <w:ind w:left="5040" w:hanging="360"/>
      </w:pPr>
    </w:lvl>
    <w:lvl w:ilvl="7" w:tplc="495E0D0E">
      <w:start w:val="1"/>
      <w:numFmt w:val="lowerLetter"/>
      <w:lvlText w:val="%8."/>
      <w:lvlJc w:val="left"/>
      <w:pPr>
        <w:ind w:left="5760" w:hanging="360"/>
      </w:pPr>
    </w:lvl>
    <w:lvl w:ilvl="8" w:tplc="30905426">
      <w:start w:val="1"/>
      <w:numFmt w:val="lowerRoman"/>
      <w:lvlText w:val="%9."/>
      <w:lvlJc w:val="right"/>
      <w:pPr>
        <w:ind w:left="6480" w:hanging="180"/>
      </w:pPr>
    </w:lvl>
  </w:abstractNum>
  <w:abstractNum w:abstractNumId="23" w15:restartNumberingAfterBreak="0">
    <w:nsid w:val="32702131"/>
    <w:multiLevelType w:val="hybridMultilevel"/>
    <w:tmpl w:val="FFFFFFFF"/>
    <w:lvl w:ilvl="0" w:tplc="3412E072">
      <w:start w:val="1"/>
      <w:numFmt w:val="decimal"/>
      <w:lvlText w:val="%1."/>
      <w:lvlJc w:val="left"/>
      <w:pPr>
        <w:ind w:left="720" w:hanging="360"/>
      </w:pPr>
    </w:lvl>
    <w:lvl w:ilvl="1" w:tplc="33361AB2">
      <w:start w:val="1"/>
      <w:numFmt w:val="lowerLetter"/>
      <w:lvlText w:val="%2."/>
      <w:lvlJc w:val="left"/>
      <w:pPr>
        <w:ind w:left="1440" w:hanging="360"/>
      </w:pPr>
    </w:lvl>
    <w:lvl w:ilvl="2" w:tplc="82DE1B38">
      <w:start w:val="1"/>
      <w:numFmt w:val="lowerRoman"/>
      <w:lvlText w:val="%3."/>
      <w:lvlJc w:val="right"/>
      <w:pPr>
        <w:ind w:left="2160" w:hanging="180"/>
      </w:pPr>
    </w:lvl>
    <w:lvl w:ilvl="3" w:tplc="8318BC9A">
      <w:start w:val="1"/>
      <w:numFmt w:val="decimal"/>
      <w:lvlText w:val="%4."/>
      <w:lvlJc w:val="left"/>
      <w:pPr>
        <w:ind w:left="2880" w:hanging="360"/>
      </w:pPr>
    </w:lvl>
    <w:lvl w:ilvl="4" w:tplc="E9E46F16">
      <w:start w:val="1"/>
      <w:numFmt w:val="lowerLetter"/>
      <w:lvlText w:val="%5."/>
      <w:lvlJc w:val="left"/>
      <w:pPr>
        <w:ind w:left="3600" w:hanging="360"/>
      </w:pPr>
    </w:lvl>
    <w:lvl w:ilvl="5" w:tplc="FAB81734">
      <w:start w:val="1"/>
      <w:numFmt w:val="lowerRoman"/>
      <w:lvlText w:val="%6."/>
      <w:lvlJc w:val="right"/>
      <w:pPr>
        <w:ind w:left="4320" w:hanging="180"/>
      </w:pPr>
    </w:lvl>
    <w:lvl w:ilvl="6" w:tplc="8FB48B84">
      <w:start w:val="1"/>
      <w:numFmt w:val="decimal"/>
      <w:lvlText w:val="%7."/>
      <w:lvlJc w:val="left"/>
      <w:pPr>
        <w:ind w:left="5040" w:hanging="360"/>
      </w:pPr>
    </w:lvl>
    <w:lvl w:ilvl="7" w:tplc="C11E2A5A">
      <w:start w:val="1"/>
      <w:numFmt w:val="lowerLetter"/>
      <w:lvlText w:val="%8."/>
      <w:lvlJc w:val="left"/>
      <w:pPr>
        <w:ind w:left="5760" w:hanging="360"/>
      </w:pPr>
    </w:lvl>
    <w:lvl w:ilvl="8" w:tplc="1B7840E4">
      <w:start w:val="1"/>
      <w:numFmt w:val="lowerRoman"/>
      <w:lvlText w:val="%9."/>
      <w:lvlJc w:val="right"/>
      <w:pPr>
        <w:ind w:left="6480" w:hanging="180"/>
      </w:pPr>
    </w:lvl>
  </w:abstractNum>
  <w:abstractNum w:abstractNumId="24" w15:restartNumberingAfterBreak="0">
    <w:nsid w:val="33882469"/>
    <w:multiLevelType w:val="hybridMultilevel"/>
    <w:tmpl w:val="FFFFFFFF"/>
    <w:lvl w:ilvl="0" w:tplc="FC7E0E10">
      <w:start w:val="1"/>
      <w:numFmt w:val="bullet"/>
      <w:lvlText w:val=""/>
      <w:lvlJc w:val="left"/>
      <w:pPr>
        <w:ind w:left="720" w:hanging="360"/>
      </w:pPr>
      <w:rPr>
        <w:rFonts w:hint="default" w:ascii="Symbol" w:hAnsi="Symbol"/>
      </w:rPr>
    </w:lvl>
    <w:lvl w:ilvl="1" w:tplc="EEE44164">
      <w:start w:val="1"/>
      <w:numFmt w:val="bullet"/>
      <w:lvlText w:val="o"/>
      <w:lvlJc w:val="left"/>
      <w:pPr>
        <w:ind w:left="1440" w:hanging="360"/>
      </w:pPr>
      <w:rPr>
        <w:rFonts w:hint="default" w:ascii="Courier New" w:hAnsi="Courier New"/>
      </w:rPr>
    </w:lvl>
    <w:lvl w:ilvl="2" w:tplc="0EAE9346">
      <w:start w:val="1"/>
      <w:numFmt w:val="bullet"/>
      <w:lvlText w:val=""/>
      <w:lvlJc w:val="left"/>
      <w:pPr>
        <w:ind w:left="2160" w:hanging="360"/>
      </w:pPr>
      <w:rPr>
        <w:rFonts w:hint="default" w:ascii="Wingdings" w:hAnsi="Wingdings"/>
      </w:rPr>
    </w:lvl>
    <w:lvl w:ilvl="3" w:tplc="7D2C7DF8">
      <w:start w:val="1"/>
      <w:numFmt w:val="bullet"/>
      <w:lvlText w:val=""/>
      <w:lvlJc w:val="left"/>
      <w:pPr>
        <w:ind w:left="2880" w:hanging="360"/>
      </w:pPr>
      <w:rPr>
        <w:rFonts w:hint="default" w:ascii="Symbol" w:hAnsi="Symbol"/>
      </w:rPr>
    </w:lvl>
    <w:lvl w:ilvl="4" w:tplc="0A84A4E0">
      <w:start w:val="1"/>
      <w:numFmt w:val="bullet"/>
      <w:lvlText w:val="o"/>
      <w:lvlJc w:val="left"/>
      <w:pPr>
        <w:ind w:left="3600" w:hanging="360"/>
      </w:pPr>
      <w:rPr>
        <w:rFonts w:hint="default" w:ascii="Courier New" w:hAnsi="Courier New"/>
      </w:rPr>
    </w:lvl>
    <w:lvl w:ilvl="5" w:tplc="CB484816">
      <w:start w:val="1"/>
      <w:numFmt w:val="bullet"/>
      <w:lvlText w:val=""/>
      <w:lvlJc w:val="left"/>
      <w:pPr>
        <w:ind w:left="4320" w:hanging="360"/>
      </w:pPr>
      <w:rPr>
        <w:rFonts w:hint="default" w:ascii="Wingdings" w:hAnsi="Wingdings"/>
      </w:rPr>
    </w:lvl>
    <w:lvl w:ilvl="6" w:tplc="D5800CE6">
      <w:start w:val="1"/>
      <w:numFmt w:val="bullet"/>
      <w:lvlText w:val=""/>
      <w:lvlJc w:val="left"/>
      <w:pPr>
        <w:ind w:left="5040" w:hanging="360"/>
      </w:pPr>
      <w:rPr>
        <w:rFonts w:hint="default" w:ascii="Symbol" w:hAnsi="Symbol"/>
      </w:rPr>
    </w:lvl>
    <w:lvl w:ilvl="7" w:tplc="4D16B784">
      <w:start w:val="1"/>
      <w:numFmt w:val="bullet"/>
      <w:lvlText w:val="o"/>
      <w:lvlJc w:val="left"/>
      <w:pPr>
        <w:ind w:left="5760" w:hanging="360"/>
      </w:pPr>
      <w:rPr>
        <w:rFonts w:hint="default" w:ascii="Courier New" w:hAnsi="Courier New"/>
      </w:rPr>
    </w:lvl>
    <w:lvl w:ilvl="8" w:tplc="E75E901E">
      <w:start w:val="1"/>
      <w:numFmt w:val="bullet"/>
      <w:lvlText w:val=""/>
      <w:lvlJc w:val="left"/>
      <w:pPr>
        <w:ind w:left="6480" w:hanging="360"/>
      </w:pPr>
      <w:rPr>
        <w:rFonts w:hint="default" w:ascii="Wingdings" w:hAnsi="Wingdings"/>
      </w:rPr>
    </w:lvl>
  </w:abstractNum>
  <w:abstractNum w:abstractNumId="25" w15:restartNumberingAfterBreak="0">
    <w:nsid w:val="374930EB"/>
    <w:multiLevelType w:val="hybridMultilevel"/>
    <w:tmpl w:val="D5884190"/>
    <w:lvl w:ilvl="0" w:tplc="8EE8C580">
      <w:start w:val="1"/>
      <w:numFmt w:val="decimal"/>
      <w:lvlText w:val="%1."/>
      <w:lvlJc w:val="left"/>
      <w:pPr>
        <w:ind w:left="720" w:hanging="360"/>
      </w:pPr>
    </w:lvl>
    <w:lvl w:ilvl="1" w:tplc="7CBCDA3C">
      <w:start w:val="1"/>
      <w:numFmt w:val="lowerLetter"/>
      <w:lvlText w:val="%2."/>
      <w:lvlJc w:val="left"/>
      <w:pPr>
        <w:ind w:left="1440" w:hanging="360"/>
      </w:pPr>
    </w:lvl>
    <w:lvl w:ilvl="2" w:tplc="E42AC734">
      <w:start w:val="1"/>
      <w:numFmt w:val="lowerRoman"/>
      <w:lvlText w:val="%3."/>
      <w:lvlJc w:val="right"/>
      <w:pPr>
        <w:ind w:left="2160" w:hanging="180"/>
      </w:pPr>
    </w:lvl>
    <w:lvl w:ilvl="3" w:tplc="AD1818FA">
      <w:start w:val="1"/>
      <w:numFmt w:val="decimal"/>
      <w:lvlText w:val="%4."/>
      <w:lvlJc w:val="left"/>
      <w:pPr>
        <w:ind w:left="2880" w:hanging="360"/>
      </w:pPr>
    </w:lvl>
    <w:lvl w:ilvl="4" w:tplc="8542B382">
      <w:start w:val="1"/>
      <w:numFmt w:val="lowerLetter"/>
      <w:lvlText w:val="%5."/>
      <w:lvlJc w:val="left"/>
      <w:pPr>
        <w:ind w:left="3600" w:hanging="360"/>
      </w:pPr>
    </w:lvl>
    <w:lvl w:ilvl="5" w:tplc="3238DAF0">
      <w:start w:val="1"/>
      <w:numFmt w:val="lowerRoman"/>
      <w:lvlText w:val="%6."/>
      <w:lvlJc w:val="right"/>
      <w:pPr>
        <w:ind w:left="4320" w:hanging="180"/>
      </w:pPr>
    </w:lvl>
    <w:lvl w:ilvl="6" w:tplc="C8FE38C0">
      <w:start w:val="1"/>
      <w:numFmt w:val="decimal"/>
      <w:lvlText w:val="%7."/>
      <w:lvlJc w:val="left"/>
      <w:pPr>
        <w:ind w:left="5040" w:hanging="360"/>
      </w:pPr>
    </w:lvl>
    <w:lvl w:ilvl="7" w:tplc="64FCADB0">
      <w:start w:val="1"/>
      <w:numFmt w:val="lowerLetter"/>
      <w:lvlText w:val="%8."/>
      <w:lvlJc w:val="left"/>
      <w:pPr>
        <w:ind w:left="5760" w:hanging="360"/>
      </w:pPr>
    </w:lvl>
    <w:lvl w:ilvl="8" w:tplc="DFC664DE">
      <w:start w:val="1"/>
      <w:numFmt w:val="lowerRoman"/>
      <w:lvlText w:val="%9."/>
      <w:lvlJc w:val="right"/>
      <w:pPr>
        <w:ind w:left="6480" w:hanging="180"/>
      </w:pPr>
    </w:lvl>
  </w:abstractNum>
  <w:abstractNum w:abstractNumId="26" w15:restartNumberingAfterBreak="0">
    <w:nsid w:val="3D603C71"/>
    <w:multiLevelType w:val="hybridMultilevel"/>
    <w:tmpl w:val="0F86F51E"/>
    <w:lvl w:ilvl="0" w:tplc="05C0F0D2">
      <w:start w:val="1"/>
      <w:numFmt w:val="decimal"/>
      <w:lvlText w:val="%1."/>
      <w:lvlJc w:val="left"/>
      <w:pPr>
        <w:ind w:left="720" w:hanging="360"/>
      </w:pPr>
    </w:lvl>
    <w:lvl w:ilvl="1" w:tplc="6BD64940">
      <w:start w:val="1"/>
      <w:numFmt w:val="lowerLetter"/>
      <w:lvlText w:val="%2."/>
      <w:lvlJc w:val="left"/>
      <w:pPr>
        <w:ind w:left="1440" w:hanging="360"/>
      </w:pPr>
    </w:lvl>
    <w:lvl w:ilvl="2" w:tplc="981047DA">
      <w:start w:val="1"/>
      <w:numFmt w:val="lowerRoman"/>
      <w:lvlText w:val="%3."/>
      <w:lvlJc w:val="right"/>
      <w:pPr>
        <w:ind w:left="2160" w:hanging="180"/>
      </w:pPr>
    </w:lvl>
    <w:lvl w:ilvl="3" w:tplc="C51E8224">
      <w:start w:val="1"/>
      <w:numFmt w:val="decimal"/>
      <w:lvlText w:val="%4."/>
      <w:lvlJc w:val="left"/>
      <w:pPr>
        <w:ind w:left="2880" w:hanging="360"/>
      </w:pPr>
    </w:lvl>
    <w:lvl w:ilvl="4" w:tplc="1A0EEF54">
      <w:start w:val="1"/>
      <w:numFmt w:val="lowerLetter"/>
      <w:lvlText w:val="%5."/>
      <w:lvlJc w:val="left"/>
      <w:pPr>
        <w:ind w:left="3600" w:hanging="360"/>
      </w:pPr>
    </w:lvl>
    <w:lvl w:ilvl="5" w:tplc="F21807C6">
      <w:start w:val="1"/>
      <w:numFmt w:val="lowerRoman"/>
      <w:lvlText w:val="%6."/>
      <w:lvlJc w:val="right"/>
      <w:pPr>
        <w:ind w:left="4320" w:hanging="180"/>
      </w:pPr>
    </w:lvl>
    <w:lvl w:ilvl="6" w:tplc="76FC22DE">
      <w:start w:val="1"/>
      <w:numFmt w:val="decimal"/>
      <w:lvlText w:val="%7."/>
      <w:lvlJc w:val="left"/>
      <w:pPr>
        <w:ind w:left="5040" w:hanging="360"/>
      </w:pPr>
    </w:lvl>
    <w:lvl w:ilvl="7" w:tplc="21AC297E">
      <w:start w:val="1"/>
      <w:numFmt w:val="lowerLetter"/>
      <w:lvlText w:val="%8."/>
      <w:lvlJc w:val="left"/>
      <w:pPr>
        <w:ind w:left="5760" w:hanging="360"/>
      </w:pPr>
    </w:lvl>
    <w:lvl w:ilvl="8" w:tplc="53F6987A">
      <w:start w:val="1"/>
      <w:numFmt w:val="lowerRoman"/>
      <w:lvlText w:val="%9."/>
      <w:lvlJc w:val="right"/>
      <w:pPr>
        <w:ind w:left="6480" w:hanging="180"/>
      </w:pPr>
    </w:lvl>
  </w:abstractNum>
  <w:abstractNum w:abstractNumId="27" w15:restartNumberingAfterBreak="0">
    <w:nsid w:val="3DD26DE2"/>
    <w:multiLevelType w:val="hybridMultilevel"/>
    <w:tmpl w:val="84A64F36"/>
    <w:lvl w:ilvl="0" w:tplc="4ACE4BBE">
      <w:start w:val="1"/>
      <w:numFmt w:val="decimal"/>
      <w:lvlText w:val="%1."/>
      <w:lvlJc w:val="left"/>
      <w:pPr>
        <w:ind w:left="720" w:hanging="360"/>
      </w:pPr>
    </w:lvl>
    <w:lvl w:ilvl="1" w:tplc="2518621E">
      <w:start w:val="1"/>
      <w:numFmt w:val="lowerLetter"/>
      <w:lvlText w:val="%2."/>
      <w:lvlJc w:val="left"/>
      <w:pPr>
        <w:ind w:left="1440" w:hanging="360"/>
      </w:pPr>
    </w:lvl>
    <w:lvl w:ilvl="2" w:tplc="A466656A">
      <w:start w:val="1"/>
      <w:numFmt w:val="lowerRoman"/>
      <w:lvlText w:val="%3."/>
      <w:lvlJc w:val="right"/>
      <w:pPr>
        <w:ind w:left="2160" w:hanging="180"/>
      </w:pPr>
    </w:lvl>
    <w:lvl w:ilvl="3" w:tplc="18D2B8F4">
      <w:start w:val="1"/>
      <w:numFmt w:val="decimal"/>
      <w:lvlText w:val="%4."/>
      <w:lvlJc w:val="left"/>
      <w:pPr>
        <w:ind w:left="2880" w:hanging="360"/>
      </w:pPr>
    </w:lvl>
    <w:lvl w:ilvl="4" w:tplc="D95AD2A8">
      <w:start w:val="1"/>
      <w:numFmt w:val="lowerLetter"/>
      <w:lvlText w:val="%5."/>
      <w:lvlJc w:val="left"/>
      <w:pPr>
        <w:ind w:left="3600" w:hanging="360"/>
      </w:pPr>
    </w:lvl>
    <w:lvl w:ilvl="5" w:tplc="045A6CE8">
      <w:start w:val="1"/>
      <w:numFmt w:val="lowerRoman"/>
      <w:lvlText w:val="%6."/>
      <w:lvlJc w:val="right"/>
      <w:pPr>
        <w:ind w:left="4320" w:hanging="180"/>
      </w:pPr>
    </w:lvl>
    <w:lvl w:ilvl="6" w:tplc="981CFCE6">
      <w:start w:val="1"/>
      <w:numFmt w:val="decimal"/>
      <w:lvlText w:val="%7."/>
      <w:lvlJc w:val="left"/>
      <w:pPr>
        <w:ind w:left="5040" w:hanging="360"/>
      </w:pPr>
    </w:lvl>
    <w:lvl w:ilvl="7" w:tplc="916204EC">
      <w:start w:val="1"/>
      <w:numFmt w:val="lowerLetter"/>
      <w:lvlText w:val="%8."/>
      <w:lvlJc w:val="left"/>
      <w:pPr>
        <w:ind w:left="5760" w:hanging="360"/>
      </w:pPr>
    </w:lvl>
    <w:lvl w:ilvl="8" w:tplc="3ED8336A">
      <w:start w:val="1"/>
      <w:numFmt w:val="lowerRoman"/>
      <w:lvlText w:val="%9."/>
      <w:lvlJc w:val="right"/>
      <w:pPr>
        <w:ind w:left="6480" w:hanging="180"/>
      </w:pPr>
    </w:lvl>
  </w:abstractNum>
  <w:abstractNum w:abstractNumId="28" w15:restartNumberingAfterBreak="0">
    <w:nsid w:val="3E546B58"/>
    <w:multiLevelType w:val="hybridMultilevel"/>
    <w:tmpl w:val="FFFFFFFF"/>
    <w:lvl w:ilvl="0" w:tplc="C26E8716">
      <w:start w:val="1"/>
      <w:numFmt w:val="bullet"/>
      <w:lvlText w:val="o"/>
      <w:lvlJc w:val="left"/>
      <w:pPr>
        <w:ind w:left="720" w:hanging="360"/>
      </w:pPr>
      <w:rPr>
        <w:rFonts w:hint="default" w:ascii="Courier New" w:hAnsi="Courier New"/>
      </w:rPr>
    </w:lvl>
    <w:lvl w:ilvl="1" w:tplc="004CA90A">
      <w:start w:val="1"/>
      <w:numFmt w:val="bullet"/>
      <w:lvlText w:val="o"/>
      <w:lvlJc w:val="left"/>
      <w:pPr>
        <w:ind w:left="1440" w:hanging="360"/>
      </w:pPr>
      <w:rPr>
        <w:rFonts w:hint="default" w:ascii="Courier New" w:hAnsi="Courier New"/>
      </w:rPr>
    </w:lvl>
    <w:lvl w:ilvl="2" w:tplc="705A9EF0">
      <w:start w:val="1"/>
      <w:numFmt w:val="bullet"/>
      <w:lvlText w:val=""/>
      <w:lvlJc w:val="left"/>
      <w:pPr>
        <w:ind w:left="2160" w:hanging="360"/>
      </w:pPr>
      <w:rPr>
        <w:rFonts w:hint="default" w:ascii="Wingdings" w:hAnsi="Wingdings"/>
      </w:rPr>
    </w:lvl>
    <w:lvl w:ilvl="3" w:tplc="F3D48D3C">
      <w:start w:val="1"/>
      <w:numFmt w:val="bullet"/>
      <w:lvlText w:val=""/>
      <w:lvlJc w:val="left"/>
      <w:pPr>
        <w:ind w:left="2880" w:hanging="360"/>
      </w:pPr>
      <w:rPr>
        <w:rFonts w:hint="default" w:ascii="Symbol" w:hAnsi="Symbol"/>
      </w:rPr>
    </w:lvl>
    <w:lvl w:ilvl="4" w:tplc="A0986A70">
      <w:start w:val="1"/>
      <w:numFmt w:val="bullet"/>
      <w:lvlText w:val="o"/>
      <w:lvlJc w:val="left"/>
      <w:pPr>
        <w:ind w:left="3600" w:hanging="360"/>
      </w:pPr>
      <w:rPr>
        <w:rFonts w:hint="default" w:ascii="Courier New" w:hAnsi="Courier New"/>
      </w:rPr>
    </w:lvl>
    <w:lvl w:ilvl="5" w:tplc="A49CA7FC">
      <w:start w:val="1"/>
      <w:numFmt w:val="bullet"/>
      <w:lvlText w:val=""/>
      <w:lvlJc w:val="left"/>
      <w:pPr>
        <w:ind w:left="4320" w:hanging="360"/>
      </w:pPr>
      <w:rPr>
        <w:rFonts w:hint="default" w:ascii="Wingdings" w:hAnsi="Wingdings"/>
      </w:rPr>
    </w:lvl>
    <w:lvl w:ilvl="6" w:tplc="0CCC539E">
      <w:start w:val="1"/>
      <w:numFmt w:val="bullet"/>
      <w:lvlText w:val=""/>
      <w:lvlJc w:val="left"/>
      <w:pPr>
        <w:ind w:left="5040" w:hanging="360"/>
      </w:pPr>
      <w:rPr>
        <w:rFonts w:hint="default" w:ascii="Symbol" w:hAnsi="Symbol"/>
      </w:rPr>
    </w:lvl>
    <w:lvl w:ilvl="7" w:tplc="6E727360">
      <w:start w:val="1"/>
      <w:numFmt w:val="bullet"/>
      <w:lvlText w:val="o"/>
      <w:lvlJc w:val="left"/>
      <w:pPr>
        <w:ind w:left="5760" w:hanging="360"/>
      </w:pPr>
      <w:rPr>
        <w:rFonts w:hint="default" w:ascii="Courier New" w:hAnsi="Courier New"/>
      </w:rPr>
    </w:lvl>
    <w:lvl w:ilvl="8" w:tplc="8CB68C56">
      <w:start w:val="1"/>
      <w:numFmt w:val="bullet"/>
      <w:lvlText w:val=""/>
      <w:lvlJc w:val="left"/>
      <w:pPr>
        <w:ind w:left="6480" w:hanging="360"/>
      </w:pPr>
      <w:rPr>
        <w:rFonts w:hint="default" w:ascii="Wingdings" w:hAnsi="Wingdings"/>
      </w:rPr>
    </w:lvl>
  </w:abstractNum>
  <w:abstractNum w:abstractNumId="29" w15:restartNumberingAfterBreak="0">
    <w:nsid w:val="3EEC211A"/>
    <w:multiLevelType w:val="hybridMultilevel"/>
    <w:tmpl w:val="FFFFFFFF"/>
    <w:lvl w:ilvl="0" w:tplc="5B3462D0">
      <w:start w:val="1"/>
      <w:numFmt w:val="bullet"/>
      <w:lvlText w:val=""/>
      <w:lvlJc w:val="left"/>
      <w:pPr>
        <w:ind w:left="720" w:hanging="360"/>
      </w:pPr>
      <w:rPr>
        <w:rFonts w:hint="default" w:ascii="Symbol" w:hAnsi="Symbol"/>
      </w:rPr>
    </w:lvl>
    <w:lvl w:ilvl="1" w:tplc="5AFA80DC">
      <w:start w:val="1"/>
      <w:numFmt w:val="bullet"/>
      <w:lvlText w:val="o"/>
      <w:lvlJc w:val="left"/>
      <w:pPr>
        <w:ind w:left="1440" w:hanging="360"/>
      </w:pPr>
      <w:rPr>
        <w:rFonts w:hint="default" w:ascii="Courier New" w:hAnsi="Courier New"/>
      </w:rPr>
    </w:lvl>
    <w:lvl w:ilvl="2" w:tplc="DAA2F2E4">
      <w:start w:val="1"/>
      <w:numFmt w:val="bullet"/>
      <w:lvlText w:val=""/>
      <w:lvlJc w:val="left"/>
      <w:pPr>
        <w:ind w:left="2160" w:hanging="360"/>
      </w:pPr>
      <w:rPr>
        <w:rFonts w:hint="default" w:ascii="Wingdings" w:hAnsi="Wingdings"/>
      </w:rPr>
    </w:lvl>
    <w:lvl w:ilvl="3" w:tplc="ACD6094E">
      <w:start w:val="1"/>
      <w:numFmt w:val="bullet"/>
      <w:lvlText w:val=""/>
      <w:lvlJc w:val="left"/>
      <w:pPr>
        <w:ind w:left="2880" w:hanging="360"/>
      </w:pPr>
      <w:rPr>
        <w:rFonts w:hint="default" w:ascii="Symbol" w:hAnsi="Symbol"/>
      </w:rPr>
    </w:lvl>
    <w:lvl w:ilvl="4" w:tplc="35345A72">
      <w:start w:val="1"/>
      <w:numFmt w:val="bullet"/>
      <w:lvlText w:val="o"/>
      <w:lvlJc w:val="left"/>
      <w:pPr>
        <w:ind w:left="3600" w:hanging="360"/>
      </w:pPr>
      <w:rPr>
        <w:rFonts w:hint="default" w:ascii="Courier New" w:hAnsi="Courier New"/>
      </w:rPr>
    </w:lvl>
    <w:lvl w:ilvl="5" w:tplc="45E61484">
      <w:start w:val="1"/>
      <w:numFmt w:val="bullet"/>
      <w:lvlText w:val=""/>
      <w:lvlJc w:val="left"/>
      <w:pPr>
        <w:ind w:left="4320" w:hanging="360"/>
      </w:pPr>
      <w:rPr>
        <w:rFonts w:hint="default" w:ascii="Wingdings" w:hAnsi="Wingdings"/>
      </w:rPr>
    </w:lvl>
    <w:lvl w:ilvl="6" w:tplc="65529AD4">
      <w:start w:val="1"/>
      <w:numFmt w:val="bullet"/>
      <w:lvlText w:val=""/>
      <w:lvlJc w:val="left"/>
      <w:pPr>
        <w:ind w:left="5040" w:hanging="360"/>
      </w:pPr>
      <w:rPr>
        <w:rFonts w:hint="default" w:ascii="Symbol" w:hAnsi="Symbol"/>
      </w:rPr>
    </w:lvl>
    <w:lvl w:ilvl="7" w:tplc="36E8BB64">
      <w:start w:val="1"/>
      <w:numFmt w:val="bullet"/>
      <w:lvlText w:val="o"/>
      <w:lvlJc w:val="left"/>
      <w:pPr>
        <w:ind w:left="5760" w:hanging="360"/>
      </w:pPr>
      <w:rPr>
        <w:rFonts w:hint="default" w:ascii="Courier New" w:hAnsi="Courier New"/>
      </w:rPr>
    </w:lvl>
    <w:lvl w:ilvl="8" w:tplc="8EB6496A">
      <w:start w:val="1"/>
      <w:numFmt w:val="bullet"/>
      <w:lvlText w:val=""/>
      <w:lvlJc w:val="left"/>
      <w:pPr>
        <w:ind w:left="6480" w:hanging="360"/>
      </w:pPr>
      <w:rPr>
        <w:rFonts w:hint="default" w:ascii="Wingdings" w:hAnsi="Wingdings"/>
      </w:rPr>
    </w:lvl>
  </w:abstractNum>
  <w:abstractNum w:abstractNumId="30" w15:restartNumberingAfterBreak="0">
    <w:nsid w:val="3F5736E9"/>
    <w:multiLevelType w:val="hybridMultilevel"/>
    <w:tmpl w:val="FFFFFFFF"/>
    <w:lvl w:ilvl="0" w:tplc="B32E8748">
      <w:start w:val="1"/>
      <w:numFmt w:val="decimal"/>
      <w:lvlText w:val="%1."/>
      <w:lvlJc w:val="left"/>
      <w:pPr>
        <w:ind w:left="720" w:hanging="360"/>
      </w:pPr>
    </w:lvl>
    <w:lvl w:ilvl="1" w:tplc="5022B1C8">
      <w:start w:val="1"/>
      <w:numFmt w:val="lowerLetter"/>
      <w:lvlText w:val="%2."/>
      <w:lvlJc w:val="left"/>
      <w:pPr>
        <w:ind w:left="1440" w:hanging="360"/>
      </w:pPr>
    </w:lvl>
    <w:lvl w:ilvl="2" w:tplc="DAC66176">
      <w:start w:val="1"/>
      <w:numFmt w:val="lowerRoman"/>
      <w:lvlText w:val="%3."/>
      <w:lvlJc w:val="right"/>
      <w:pPr>
        <w:ind w:left="2160" w:hanging="180"/>
      </w:pPr>
    </w:lvl>
    <w:lvl w:ilvl="3" w:tplc="6A26D54A">
      <w:start w:val="1"/>
      <w:numFmt w:val="decimal"/>
      <w:lvlText w:val="%4."/>
      <w:lvlJc w:val="left"/>
      <w:pPr>
        <w:ind w:left="2880" w:hanging="360"/>
      </w:pPr>
    </w:lvl>
    <w:lvl w:ilvl="4" w:tplc="F8E4C56C">
      <w:start w:val="1"/>
      <w:numFmt w:val="lowerLetter"/>
      <w:lvlText w:val="%5."/>
      <w:lvlJc w:val="left"/>
      <w:pPr>
        <w:ind w:left="3600" w:hanging="360"/>
      </w:pPr>
    </w:lvl>
    <w:lvl w:ilvl="5" w:tplc="46CEDF9C">
      <w:start w:val="1"/>
      <w:numFmt w:val="lowerRoman"/>
      <w:lvlText w:val="%6."/>
      <w:lvlJc w:val="right"/>
      <w:pPr>
        <w:ind w:left="4320" w:hanging="180"/>
      </w:pPr>
    </w:lvl>
    <w:lvl w:ilvl="6" w:tplc="FBAE00C8">
      <w:start w:val="1"/>
      <w:numFmt w:val="decimal"/>
      <w:lvlText w:val="%7."/>
      <w:lvlJc w:val="left"/>
      <w:pPr>
        <w:ind w:left="5040" w:hanging="360"/>
      </w:pPr>
    </w:lvl>
    <w:lvl w:ilvl="7" w:tplc="5E5087BE">
      <w:start w:val="1"/>
      <w:numFmt w:val="lowerLetter"/>
      <w:lvlText w:val="%8."/>
      <w:lvlJc w:val="left"/>
      <w:pPr>
        <w:ind w:left="5760" w:hanging="360"/>
      </w:pPr>
    </w:lvl>
    <w:lvl w:ilvl="8" w:tplc="EE688D5C">
      <w:start w:val="1"/>
      <w:numFmt w:val="lowerRoman"/>
      <w:lvlText w:val="%9."/>
      <w:lvlJc w:val="right"/>
      <w:pPr>
        <w:ind w:left="6480" w:hanging="180"/>
      </w:pPr>
    </w:lvl>
  </w:abstractNum>
  <w:abstractNum w:abstractNumId="31" w15:restartNumberingAfterBreak="0">
    <w:nsid w:val="41D25399"/>
    <w:multiLevelType w:val="hybridMultilevel"/>
    <w:tmpl w:val="FFFFFFFF"/>
    <w:lvl w:ilvl="0" w:tplc="CA20D6D0">
      <w:start w:val="1"/>
      <w:numFmt w:val="bullet"/>
      <w:lvlText w:val=""/>
      <w:lvlJc w:val="left"/>
      <w:pPr>
        <w:ind w:left="720" w:hanging="360"/>
      </w:pPr>
      <w:rPr>
        <w:rFonts w:hint="default" w:ascii="Symbol" w:hAnsi="Symbol"/>
      </w:rPr>
    </w:lvl>
    <w:lvl w:ilvl="1" w:tplc="74D0CD6A">
      <w:start w:val="1"/>
      <w:numFmt w:val="bullet"/>
      <w:lvlText w:val="o"/>
      <w:lvlJc w:val="left"/>
      <w:pPr>
        <w:ind w:left="1440" w:hanging="360"/>
      </w:pPr>
      <w:rPr>
        <w:rFonts w:hint="default" w:ascii="Courier New" w:hAnsi="Courier New"/>
      </w:rPr>
    </w:lvl>
    <w:lvl w:ilvl="2" w:tplc="FB2C58EC">
      <w:start w:val="1"/>
      <w:numFmt w:val="bullet"/>
      <w:lvlText w:val=""/>
      <w:lvlJc w:val="left"/>
      <w:pPr>
        <w:ind w:left="2160" w:hanging="360"/>
      </w:pPr>
      <w:rPr>
        <w:rFonts w:hint="default" w:ascii="Wingdings" w:hAnsi="Wingdings"/>
      </w:rPr>
    </w:lvl>
    <w:lvl w:ilvl="3" w:tplc="DA544D0E">
      <w:start w:val="1"/>
      <w:numFmt w:val="bullet"/>
      <w:lvlText w:val=""/>
      <w:lvlJc w:val="left"/>
      <w:pPr>
        <w:ind w:left="2880" w:hanging="360"/>
      </w:pPr>
      <w:rPr>
        <w:rFonts w:hint="default" w:ascii="Symbol" w:hAnsi="Symbol"/>
      </w:rPr>
    </w:lvl>
    <w:lvl w:ilvl="4" w:tplc="70561D18">
      <w:start w:val="1"/>
      <w:numFmt w:val="bullet"/>
      <w:lvlText w:val="o"/>
      <w:lvlJc w:val="left"/>
      <w:pPr>
        <w:ind w:left="3600" w:hanging="360"/>
      </w:pPr>
      <w:rPr>
        <w:rFonts w:hint="default" w:ascii="Courier New" w:hAnsi="Courier New"/>
      </w:rPr>
    </w:lvl>
    <w:lvl w:ilvl="5" w:tplc="71D2E074">
      <w:start w:val="1"/>
      <w:numFmt w:val="bullet"/>
      <w:lvlText w:val=""/>
      <w:lvlJc w:val="left"/>
      <w:pPr>
        <w:ind w:left="4320" w:hanging="360"/>
      </w:pPr>
      <w:rPr>
        <w:rFonts w:hint="default" w:ascii="Wingdings" w:hAnsi="Wingdings"/>
      </w:rPr>
    </w:lvl>
    <w:lvl w:ilvl="6" w:tplc="3E908C92">
      <w:start w:val="1"/>
      <w:numFmt w:val="bullet"/>
      <w:lvlText w:val=""/>
      <w:lvlJc w:val="left"/>
      <w:pPr>
        <w:ind w:left="5040" w:hanging="360"/>
      </w:pPr>
      <w:rPr>
        <w:rFonts w:hint="default" w:ascii="Symbol" w:hAnsi="Symbol"/>
      </w:rPr>
    </w:lvl>
    <w:lvl w:ilvl="7" w:tplc="1F5458DE">
      <w:start w:val="1"/>
      <w:numFmt w:val="bullet"/>
      <w:lvlText w:val="o"/>
      <w:lvlJc w:val="left"/>
      <w:pPr>
        <w:ind w:left="5760" w:hanging="360"/>
      </w:pPr>
      <w:rPr>
        <w:rFonts w:hint="default" w:ascii="Courier New" w:hAnsi="Courier New"/>
      </w:rPr>
    </w:lvl>
    <w:lvl w:ilvl="8" w:tplc="B4C21B7E">
      <w:start w:val="1"/>
      <w:numFmt w:val="bullet"/>
      <w:lvlText w:val=""/>
      <w:lvlJc w:val="left"/>
      <w:pPr>
        <w:ind w:left="6480" w:hanging="360"/>
      </w:pPr>
      <w:rPr>
        <w:rFonts w:hint="default" w:ascii="Wingdings" w:hAnsi="Wingdings"/>
      </w:rPr>
    </w:lvl>
  </w:abstractNum>
  <w:abstractNum w:abstractNumId="32" w15:restartNumberingAfterBreak="0">
    <w:nsid w:val="41F774CB"/>
    <w:multiLevelType w:val="hybridMultilevel"/>
    <w:tmpl w:val="900A467E"/>
    <w:lvl w:ilvl="0" w:tplc="0C0C0001">
      <w:start w:val="1"/>
      <w:numFmt w:val="bullet"/>
      <w:lvlText w:val=""/>
      <w:lvlJc w:val="left"/>
      <w:pPr>
        <w:ind w:left="720" w:hanging="360"/>
      </w:pPr>
      <w:rPr>
        <w:rFonts w:hint="default" w:ascii="Symbol" w:hAnsi="Symbol"/>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33" w15:restartNumberingAfterBreak="0">
    <w:nsid w:val="42FF042A"/>
    <w:multiLevelType w:val="hybridMultilevel"/>
    <w:tmpl w:val="FFFFFFFF"/>
    <w:lvl w:ilvl="0" w:tplc="FF4C9272">
      <w:start w:val="1"/>
      <w:numFmt w:val="decimal"/>
      <w:lvlText w:val="%1."/>
      <w:lvlJc w:val="left"/>
      <w:pPr>
        <w:ind w:left="720" w:hanging="360"/>
      </w:pPr>
    </w:lvl>
    <w:lvl w:ilvl="1" w:tplc="86FE31EA">
      <w:start w:val="1"/>
      <w:numFmt w:val="lowerLetter"/>
      <w:lvlText w:val="%2."/>
      <w:lvlJc w:val="left"/>
      <w:pPr>
        <w:ind w:left="1440" w:hanging="360"/>
      </w:pPr>
    </w:lvl>
    <w:lvl w:ilvl="2" w:tplc="60D44272">
      <w:start w:val="1"/>
      <w:numFmt w:val="lowerRoman"/>
      <w:lvlText w:val="%3."/>
      <w:lvlJc w:val="right"/>
      <w:pPr>
        <w:ind w:left="2160" w:hanging="180"/>
      </w:pPr>
    </w:lvl>
    <w:lvl w:ilvl="3" w:tplc="59CC6B44">
      <w:start w:val="1"/>
      <w:numFmt w:val="decimal"/>
      <w:lvlText w:val="%4."/>
      <w:lvlJc w:val="left"/>
      <w:pPr>
        <w:ind w:left="2880" w:hanging="360"/>
      </w:pPr>
    </w:lvl>
    <w:lvl w:ilvl="4" w:tplc="9FCCC822">
      <w:start w:val="1"/>
      <w:numFmt w:val="lowerLetter"/>
      <w:lvlText w:val="%5."/>
      <w:lvlJc w:val="left"/>
      <w:pPr>
        <w:ind w:left="3600" w:hanging="360"/>
      </w:pPr>
    </w:lvl>
    <w:lvl w:ilvl="5" w:tplc="5686B04C">
      <w:start w:val="1"/>
      <w:numFmt w:val="lowerRoman"/>
      <w:lvlText w:val="%6."/>
      <w:lvlJc w:val="right"/>
      <w:pPr>
        <w:ind w:left="4320" w:hanging="180"/>
      </w:pPr>
    </w:lvl>
    <w:lvl w:ilvl="6" w:tplc="09045124">
      <w:start w:val="1"/>
      <w:numFmt w:val="decimal"/>
      <w:lvlText w:val="%7."/>
      <w:lvlJc w:val="left"/>
      <w:pPr>
        <w:ind w:left="5040" w:hanging="360"/>
      </w:pPr>
    </w:lvl>
    <w:lvl w:ilvl="7" w:tplc="2758C63C">
      <w:start w:val="1"/>
      <w:numFmt w:val="lowerLetter"/>
      <w:lvlText w:val="%8."/>
      <w:lvlJc w:val="left"/>
      <w:pPr>
        <w:ind w:left="5760" w:hanging="360"/>
      </w:pPr>
    </w:lvl>
    <w:lvl w:ilvl="8" w:tplc="8EF27A64">
      <w:start w:val="1"/>
      <w:numFmt w:val="lowerRoman"/>
      <w:lvlText w:val="%9."/>
      <w:lvlJc w:val="right"/>
      <w:pPr>
        <w:ind w:left="6480" w:hanging="180"/>
      </w:pPr>
    </w:lvl>
  </w:abstractNum>
  <w:abstractNum w:abstractNumId="34" w15:restartNumberingAfterBreak="0">
    <w:nsid w:val="4325229C"/>
    <w:multiLevelType w:val="hybridMultilevel"/>
    <w:tmpl w:val="FD74D66E"/>
    <w:lvl w:ilvl="0" w:tplc="FFFFFFFF">
      <w:start w:val="1"/>
      <w:numFmt w:val="bullet"/>
      <w:lvlText w:val=""/>
      <w:lvlJc w:val="left"/>
      <w:pPr>
        <w:ind w:left="720" w:hanging="360"/>
      </w:pPr>
      <w:rPr>
        <w:rFonts w:hint="default" w:ascii="Symbol" w:hAnsi="Symbol"/>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35" w15:restartNumberingAfterBreak="0">
    <w:nsid w:val="437E753D"/>
    <w:multiLevelType w:val="hybridMultilevel"/>
    <w:tmpl w:val="D4683DF0"/>
    <w:lvl w:ilvl="0" w:tplc="0C0C0001">
      <w:start w:val="1"/>
      <w:numFmt w:val="bullet"/>
      <w:lvlText w:val=""/>
      <w:lvlJc w:val="left"/>
      <w:pPr>
        <w:ind w:left="720" w:hanging="360"/>
      </w:pPr>
      <w:rPr>
        <w:rFonts w:hint="default" w:ascii="Symbol" w:hAnsi="Symbol"/>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36" w15:restartNumberingAfterBreak="0">
    <w:nsid w:val="443A22CE"/>
    <w:multiLevelType w:val="hybridMultilevel"/>
    <w:tmpl w:val="F08609C4"/>
    <w:lvl w:ilvl="0" w:tplc="04BA9C46">
      <w:start w:val="1"/>
      <w:numFmt w:val="decimal"/>
      <w:lvlText w:val="%1."/>
      <w:lvlJc w:val="left"/>
      <w:pPr>
        <w:ind w:left="720" w:hanging="360"/>
      </w:pPr>
    </w:lvl>
    <w:lvl w:ilvl="1" w:tplc="C2782B9A">
      <w:start w:val="1"/>
      <w:numFmt w:val="lowerLetter"/>
      <w:lvlText w:val="%2."/>
      <w:lvlJc w:val="left"/>
      <w:pPr>
        <w:ind w:left="1440" w:hanging="360"/>
      </w:pPr>
    </w:lvl>
    <w:lvl w:ilvl="2" w:tplc="28022D70">
      <w:start w:val="1"/>
      <w:numFmt w:val="lowerRoman"/>
      <w:lvlText w:val="%3."/>
      <w:lvlJc w:val="right"/>
      <w:pPr>
        <w:ind w:left="2160" w:hanging="180"/>
      </w:pPr>
    </w:lvl>
    <w:lvl w:ilvl="3" w:tplc="9DD44778">
      <w:start w:val="1"/>
      <w:numFmt w:val="decimal"/>
      <w:lvlText w:val="%4."/>
      <w:lvlJc w:val="left"/>
      <w:pPr>
        <w:ind w:left="2880" w:hanging="360"/>
      </w:pPr>
    </w:lvl>
    <w:lvl w:ilvl="4" w:tplc="56D0C850">
      <w:start w:val="1"/>
      <w:numFmt w:val="lowerLetter"/>
      <w:lvlText w:val="%5."/>
      <w:lvlJc w:val="left"/>
      <w:pPr>
        <w:ind w:left="3600" w:hanging="360"/>
      </w:pPr>
    </w:lvl>
    <w:lvl w:ilvl="5" w:tplc="5EEAAA20">
      <w:start w:val="1"/>
      <w:numFmt w:val="lowerRoman"/>
      <w:lvlText w:val="%6."/>
      <w:lvlJc w:val="right"/>
      <w:pPr>
        <w:ind w:left="4320" w:hanging="180"/>
      </w:pPr>
    </w:lvl>
    <w:lvl w:ilvl="6" w:tplc="1E448A62">
      <w:start w:val="1"/>
      <w:numFmt w:val="decimal"/>
      <w:lvlText w:val="%7."/>
      <w:lvlJc w:val="left"/>
      <w:pPr>
        <w:ind w:left="5040" w:hanging="360"/>
      </w:pPr>
    </w:lvl>
    <w:lvl w:ilvl="7" w:tplc="315A9D02">
      <w:start w:val="1"/>
      <w:numFmt w:val="lowerLetter"/>
      <w:lvlText w:val="%8."/>
      <w:lvlJc w:val="left"/>
      <w:pPr>
        <w:ind w:left="5760" w:hanging="360"/>
      </w:pPr>
    </w:lvl>
    <w:lvl w:ilvl="8" w:tplc="EF869A56">
      <w:start w:val="1"/>
      <w:numFmt w:val="lowerRoman"/>
      <w:lvlText w:val="%9."/>
      <w:lvlJc w:val="right"/>
      <w:pPr>
        <w:ind w:left="6480" w:hanging="180"/>
      </w:pPr>
    </w:lvl>
  </w:abstractNum>
  <w:abstractNum w:abstractNumId="37" w15:restartNumberingAfterBreak="0">
    <w:nsid w:val="49415895"/>
    <w:multiLevelType w:val="hybridMultilevel"/>
    <w:tmpl w:val="FFFFFFFF"/>
    <w:lvl w:ilvl="0" w:tplc="8776274A">
      <w:start w:val="1"/>
      <w:numFmt w:val="decimal"/>
      <w:lvlText w:val="%1."/>
      <w:lvlJc w:val="left"/>
      <w:pPr>
        <w:ind w:left="720" w:hanging="360"/>
      </w:pPr>
    </w:lvl>
    <w:lvl w:ilvl="1" w:tplc="AFD277C6">
      <w:start w:val="1"/>
      <w:numFmt w:val="lowerLetter"/>
      <w:lvlText w:val="%2."/>
      <w:lvlJc w:val="left"/>
      <w:pPr>
        <w:ind w:left="1440" w:hanging="360"/>
      </w:pPr>
    </w:lvl>
    <w:lvl w:ilvl="2" w:tplc="65FAB97A">
      <w:start w:val="1"/>
      <w:numFmt w:val="lowerRoman"/>
      <w:lvlText w:val="%3."/>
      <w:lvlJc w:val="right"/>
      <w:pPr>
        <w:ind w:left="2160" w:hanging="180"/>
      </w:pPr>
    </w:lvl>
    <w:lvl w:ilvl="3" w:tplc="FB244B78">
      <w:start w:val="1"/>
      <w:numFmt w:val="decimal"/>
      <w:lvlText w:val="%4."/>
      <w:lvlJc w:val="left"/>
      <w:pPr>
        <w:ind w:left="2880" w:hanging="360"/>
      </w:pPr>
    </w:lvl>
    <w:lvl w:ilvl="4" w:tplc="AF666512">
      <w:start w:val="1"/>
      <w:numFmt w:val="lowerLetter"/>
      <w:lvlText w:val="%5."/>
      <w:lvlJc w:val="left"/>
      <w:pPr>
        <w:ind w:left="3600" w:hanging="360"/>
      </w:pPr>
    </w:lvl>
    <w:lvl w:ilvl="5" w:tplc="B908EE0C">
      <w:start w:val="1"/>
      <w:numFmt w:val="lowerRoman"/>
      <w:lvlText w:val="%6."/>
      <w:lvlJc w:val="right"/>
      <w:pPr>
        <w:ind w:left="4320" w:hanging="180"/>
      </w:pPr>
    </w:lvl>
    <w:lvl w:ilvl="6" w:tplc="C62E4F32">
      <w:start w:val="1"/>
      <w:numFmt w:val="decimal"/>
      <w:lvlText w:val="%7."/>
      <w:lvlJc w:val="left"/>
      <w:pPr>
        <w:ind w:left="5040" w:hanging="360"/>
      </w:pPr>
    </w:lvl>
    <w:lvl w:ilvl="7" w:tplc="A6D00B12">
      <w:start w:val="1"/>
      <w:numFmt w:val="lowerLetter"/>
      <w:lvlText w:val="%8."/>
      <w:lvlJc w:val="left"/>
      <w:pPr>
        <w:ind w:left="5760" w:hanging="360"/>
      </w:pPr>
    </w:lvl>
    <w:lvl w:ilvl="8" w:tplc="09102B00">
      <w:start w:val="1"/>
      <w:numFmt w:val="lowerRoman"/>
      <w:lvlText w:val="%9."/>
      <w:lvlJc w:val="right"/>
      <w:pPr>
        <w:ind w:left="6480" w:hanging="180"/>
      </w:pPr>
    </w:lvl>
  </w:abstractNum>
  <w:abstractNum w:abstractNumId="38" w15:restartNumberingAfterBreak="0">
    <w:nsid w:val="49AD2C99"/>
    <w:multiLevelType w:val="hybridMultilevel"/>
    <w:tmpl w:val="315E36B0"/>
    <w:lvl w:ilvl="0" w:tplc="672EC230">
      <w:start w:val="1"/>
      <w:numFmt w:val="bullet"/>
      <w:lvlText w:val=""/>
      <w:lvlJc w:val="left"/>
      <w:pPr>
        <w:ind w:left="720" w:hanging="360"/>
      </w:pPr>
      <w:rPr>
        <w:rFonts w:hint="default" w:ascii="Symbol" w:hAnsi="Symbol"/>
      </w:rPr>
    </w:lvl>
    <w:lvl w:ilvl="1" w:tplc="25C41682">
      <w:start w:val="1"/>
      <w:numFmt w:val="bullet"/>
      <w:lvlText w:val="o"/>
      <w:lvlJc w:val="left"/>
      <w:pPr>
        <w:ind w:left="1440" w:hanging="360"/>
      </w:pPr>
      <w:rPr>
        <w:rFonts w:hint="default" w:ascii="Courier New" w:hAnsi="Courier New"/>
      </w:rPr>
    </w:lvl>
    <w:lvl w:ilvl="2" w:tplc="F2EC0450">
      <w:start w:val="1"/>
      <w:numFmt w:val="bullet"/>
      <w:lvlText w:val=""/>
      <w:lvlJc w:val="left"/>
      <w:pPr>
        <w:ind w:left="2160" w:hanging="360"/>
      </w:pPr>
      <w:rPr>
        <w:rFonts w:hint="default" w:ascii="Wingdings" w:hAnsi="Wingdings"/>
      </w:rPr>
    </w:lvl>
    <w:lvl w:ilvl="3" w:tplc="E2B4D6C4">
      <w:start w:val="1"/>
      <w:numFmt w:val="bullet"/>
      <w:lvlText w:val=""/>
      <w:lvlJc w:val="left"/>
      <w:pPr>
        <w:ind w:left="2880" w:hanging="360"/>
      </w:pPr>
      <w:rPr>
        <w:rFonts w:hint="default" w:ascii="Symbol" w:hAnsi="Symbol"/>
      </w:rPr>
    </w:lvl>
    <w:lvl w:ilvl="4" w:tplc="CFEC2E80">
      <w:start w:val="1"/>
      <w:numFmt w:val="bullet"/>
      <w:lvlText w:val="o"/>
      <w:lvlJc w:val="left"/>
      <w:pPr>
        <w:ind w:left="3600" w:hanging="360"/>
      </w:pPr>
      <w:rPr>
        <w:rFonts w:hint="default" w:ascii="Courier New" w:hAnsi="Courier New"/>
      </w:rPr>
    </w:lvl>
    <w:lvl w:ilvl="5" w:tplc="751C3D46">
      <w:start w:val="1"/>
      <w:numFmt w:val="bullet"/>
      <w:lvlText w:val=""/>
      <w:lvlJc w:val="left"/>
      <w:pPr>
        <w:ind w:left="4320" w:hanging="360"/>
      </w:pPr>
      <w:rPr>
        <w:rFonts w:hint="default" w:ascii="Wingdings" w:hAnsi="Wingdings"/>
      </w:rPr>
    </w:lvl>
    <w:lvl w:ilvl="6" w:tplc="FE78E6C0">
      <w:start w:val="1"/>
      <w:numFmt w:val="bullet"/>
      <w:lvlText w:val=""/>
      <w:lvlJc w:val="left"/>
      <w:pPr>
        <w:ind w:left="5040" w:hanging="360"/>
      </w:pPr>
      <w:rPr>
        <w:rFonts w:hint="default" w:ascii="Symbol" w:hAnsi="Symbol"/>
      </w:rPr>
    </w:lvl>
    <w:lvl w:ilvl="7" w:tplc="FE243F0E">
      <w:start w:val="1"/>
      <w:numFmt w:val="bullet"/>
      <w:lvlText w:val="o"/>
      <w:lvlJc w:val="left"/>
      <w:pPr>
        <w:ind w:left="5760" w:hanging="360"/>
      </w:pPr>
      <w:rPr>
        <w:rFonts w:hint="default" w:ascii="Courier New" w:hAnsi="Courier New"/>
      </w:rPr>
    </w:lvl>
    <w:lvl w:ilvl="8" w:tplc="7068C136">
      <w:start w:val="1"/>
      <w:numFmt w:val="bullet"/>
      <w:lvlText w:val=""/>
      <w:lvlJc w:val="left"/>
      <w:pPr>
        <w:ind w:left="6480" w:hanging="360"/>
      </w:pPr>
      <w:rPr>
        <w:rFonts w:hint="default" w:ascii="Wingdings" w:hAnsi="Wingdings"/>
      </w:rPr>
    </w:lvl>
  </w:abstractNum>
  <w:abstractNum w:abstractNumId="39" w15:restartNumberingAfterBreak="0">
    <w:nsid w:val="4A975952"/>
    <w:multiLevelType w:val="hybridMultilevel"/>
    <w:tmpl w:val="FFFFFFFF"/>
    <w:lvl w:ilvl="0" w:tplc="D8D88EDA">
      <w:start w:val="1"/>
      <w:numFmt w:val="bullet"/>
      <w:lvlText w:val=""/>
      <w:lvlJc w:val="left"/>
      <w:pPr>
        <w:ind w:left="720" w:hanging="360"/>
      </w:pPr>
      <w:rPr>
        <w:rFonts w:hint="default" w:ascii="Symbol" w:hAnsi="Symbol"/>
      </w:rPr>
    </w:lvl>
    <w:lvl w:ilvl="1" w:tplc="CF080A9A">
      <w:start w:val="1"/>
      <w:numFmt w:val="bullet"/>
      <w:lvlText w:val="o"/>
      <w:lvlJc w:val="left"/>
      <w:pPr>
        <w:ind w:left="1440" w:hanging="360"/>
      </w:pPr>
      <w:rPr>
        <w:rFonts w:hint="default" w:ascii="Courier New" w:hAnsi="Courier New"/>
      </w:rPr>
    </w:lvl>
    <w:lvl w:ilvl="2" w:tplc="FB32663E">
      <w:start w:val="1"/>
      <w:numFmt w:val="bullet"/>
      <w:lvlText w:val=""/>
      <w:lvlJc w:val="left"/>
      <w:pPr>
        <w:ind w:left="2160" w:hanging="360"/>
      </w:pPr>
      <w:rPr>
        <w:rFonts w:hint="default" w:ascii="Wingdings" w:hAnsi="Wingdings"/>
      </w:rPr>
    </w:lvl>
    <w:lvl w:ilvl="3" w:tplc="C534011E">
      <w:start w:val="1"/>
      <w:numFmt w:val="bullet"/>
      <w:lvlText w:val=""/>
      <w:lvlJc w:val="left"/>
      <w:pPr>
        <w:ind w:left="2880" w:hanging="360"/>
      </w:pPr>
      <w:rPr>
        <w:rFonts w:hint="default" w:ascii="Symbol" w:hAnsi="Symbol"/>
      </w:rPr>
    </w:lvl>
    <w:lvl w:ilvl="4" w:tplc="501E0114">
      <w:start w:val="1"/>
      <w:numFmt w:val="bullet"/>
      <w:lvlText w:val="o"/>
      <w:lvlJc w:val="left"/>
      <w:pPr>
        <w:ind w:left="3600" w:hanging="360"/>
      </w:pPr>
      <w:rPr>
        <w:rFonts w:hint="default" w:ascii="Courier New" w:hAnsi="Courier New"/>
      </w:rPr>
    </w:lvl>
    <w:lvl w:ilvl="5" w:tplc="9BC45108">
      <w:start w:val="1"/>
      <w:numFmt w:val="bullet"/>
      <w:lvlText w:val=""/>
      <w:lvlJc w:val="left"/>
      <w:pPr>
        <w:ind w:left="4320" w:hanging="360"/>
      </w:pPr>
      <w:rPr>
        <w:rFonts w:hint="default" w:ascii="Wingdings" w:hAnsi="Wingdings"/>
      </w:rPr>
    </w:lvl>
    <w:lvl w:ilvl="6" w:tplc="2AF0A96E">
      <w:start w:val="1"/>
      <w:numFmt w:val="bullet"/>
      <w:lvlText w:val=""/>
      <w:lvlJc w:val="left"/>
      <w:pPr>
        <w:ind w:left="5040" w:hanging="360"/>
      </w:pPr>
      <w:rPr>
        <w:rFonts w:hint="default" w:ascii="Symbol" w:hAnsi="Symbol"/>
      </w:rPr>
    </w:lvl>
    <w:lvl w:ilvl="7" w:tplc="5AF03D8E">
      <w:start w:val="1"/>
      <w:numFmt w:val="bullet"/>
      <w:lvlText w:val="o"/>
      <w:lvlJc w:val="left"/>
      <w:pPr>
        <w:ind w:left="5760" w:hanging="360"/>
      </w:pPr>
      <w:rPr>
        <w:rFonts w:hint="default" w:ascii="Courier New" w:hAnsi="Courier New"/>
      </w:rPr>
    </w:lvl>
    <w:lvl w:ilvl="8" w:tplc="DA14CEB8">
      <w:start w:val="1"/>
      <w:numFmt w:val="bullet"/>
      <w:lvlText w:val=""/>
      <w:lvlJc w:val="left"/>
      <w:pPr>
        <w:ind w:left="6480" w:hanging="360"/>
      </w:pPr>
      <w:rPr>
        <w:rFonts w:hint="default" w:ascii="Wingdings" w:hAnsi="Wingdings"/>
      </w:rPr>
    </w:lvl>
  </w:abstractNum>
  <w:abstractNum w:abstractNumId="40" w15:restartNumberingAfterBreak="0">
    <w:nsid w:val="4ABA7B28"/>
    <w:multiLevelType w:val="hybridMultilevel"/>
    <w:tmpl w:val="1648126E"/>
    <w:lvl w:ilvl="0" w:tplc="0C0C0001">
      <w:start w:val="1"/>
      <w:numFmt w:val="bullet"/>
      <w:lvlText w:val=""/>
      <w:lvlJc w:val="left"/>
      <w:pPr>
        <w:ind w:left="720" w:hanging="360"/>
      </w:pPr>
      <w:rPr>
        <w:rFonts w:hint="default" w:ascii="Symbol" w:hAnsi="Symbol"/>
      </w:rPr>
    </w:lvl>
    <w:lvl w:ilvl="1" w:tplc="04090005">
      <w:start w:val="1"/>
      <w:numFmt w:val="bullet"/>
      <w:lvlText w:val=""/>
      <w:lvlJc w:val="left"/>
      <w:pPr>
        <w:ind w:left="1440" w:hanging="360"/>
      </w:pPr>
      <w:rPr>
        <w:rFonts w:hint="default" w:ascii="Wingdings" w:hAnsi="Wingdings"/>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41" w15:restartNumberingAfterBreak="0">
    <w:nsid w:val="4C7D1539"/>
    <w:multiLevelType w:val="hybridMultilevel"/>
    <w:tmpl w:val="ADDAF410"/>
    <w:lvl w:ilvl="0" w:tplc="0C0C0001">
      <w:start w:val="1"/>
      <w:numFmt w:val="bullet"/>
      <w:lvlText w:val=""/>
      <w:lvlJc w:val="left"/>
      <w:pPr>
        <w:ind w:left="720" w:hanging="360"/>
      </w:pPr>
      <w:rPr>
        <w:rFonts w:hint="default" w:ascii="Symbol" w:hAnsi="Symbol"/>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42" w15:restartNumberingAfterBreak="0">
    <w:nsid w:val="4CF939ED"/>
    <w:multiLevelType w:val="hybridMultilevel"/>
    <w:tmpl w:val="0C90516E"/>
    <w:lvl w:ilvl="0" w:tplc="0C0C0001">
      <w:start w:val="1"/>
      <w:numFmt w:val="bullet"/>
      <w:lvlText w:val=""/>
      <w:lvlJc w:val="left"/>
      <w:pPr>
        <w:ind w:left="720" w:hanging="360"/>
      </w:pPr>
      <w:rPr>
        <w:rFonts w:hint="default" w:ascii="Symbol" w:hAnsi="Symbol"/>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43" w15:restartNumberingAfterBreak="0">
    <w:nsid w:val="4E671443"/>
    <w:multiLevelType w:val="hybridMultilevel"/>
    <w:tmpl w:val="FFFFFFFF"/>
    <w:lvl w:ilvl="0" w:tplc="1C1EE9E8">
      <w:start w:val="1"/>
      <w:numFmt w:val="bullet"/>
      <w:lvlText w:val=""/>
      <w:lvlJc w:val="left"/>
      <w:pPr>
        <w:ind w:left="720" w:hanging="360"/>
      </w:pPr>
      <w:rPr>
        <w:rFonts w:hint="default" w:ascii="Symbol" w:hAnsi="Symbol"/>
      </w:rPr>
    </w:lvl>
    <w:lvl w:ilvl="1" w:tplc="2534B2A4">
      <w:start w:val="1"/>
      <w:numFmt w:val="bullet"/>
      <w:lvlText w:val="o"/>
      <w:lvlJc w:val="left"/>
      <w:pPr>
        <w:ind w:left="1440" w:hanging="360"/>
      </w:pPr>
      <w:rPr>
        <w:rFonts w:hint="default" w:ascii="Courier New" w:hAnsi="Courier New"/>
      </w:rPr>
    </w:lvl>
    <w:lvl w:ilvl="2" w:tplc="ED440750">
      <w:start w:val="1"/>
      <w:numFmt w:val="bullet"/>
      <w:lvlText w:val=""/>
      <w:lvlJc w:val="left"/>
      <w:pPr>
        <w:ind w:left="2160" w:hanging="360"/>
      </w:pPr>
      <w:rPr>
        <w:rFonts w:hint="default" w:ascii="Wingdings" w:hAnsi="Wingdings"/>
      </w:rPr>
    </w:lvl>
    <w:lvl w:ilvl="3" w:tplc="0CC08E0C">
      <w:start w:val="1"/>
      <w:numFmt w:val="bullet"/>
      <w:lvlText w:val=""/>
      <w:lvlJc w:val="left"/>
      <w:pPr>
        <w:ind w:left="2880" w:hanging="360"/>
      </w:pPr>
      <w:rPr>
        <w:rFonts w:hint="default" w:ascii="Symbol" w:hAnsi="Symbol"/>
      </w:rPr>
    </w:lvl>
    <w:lvl w:ilvl="4" w:tplc="008C50F0">
      <w:start w:val="1"/>
      <w:numFmt w:val="bullet"/>
      <w:lvlText w:val="o"/>
      <w:lvlJc w:val="left"/>
      <w:pPr>
        <w:ind w:left="3600" w:hanging="360"/>
      </w:pPr>
      <w:rPr>
        <w:rFonts w:hint="default" w:ascii="Courier New" w:hAnsi="Courier New"/>
      </w:rPr>
    </w:lvl>
    <w:lvl w:ilvl="5" w:tplc="86C6BCFA">
      <w:start w:val="1"/>
      <w:numFmt w:val="bullet"/>
      <w:lvlText w:val=""/>
      <w:lvlJc w:val="left"/>
      <w:pPr>
        <w:ind w:left="4320" w:hanging="360"/>
      </w:pPr>
      <w:rPr>
        <w:rFonts w:hint="default" w:ascii="Wingdings" w:hAnsi="Wingdings"/>
      </w:rPr>
    </w:lvl>
    <w:lvl w:ilvl="6" w:tplc="54ACBBDE">
      <w:start w:val="1"/>
      <w:numFmt w:val="bullet"/>
      <w:lvlText w:val=""/>
      <w:lvlJc w:val="left"/>
      <w:pPr>
        <w:ind w:left="5040" w:hanging="360"/>
      </w:pPr>
      <w:rPr>
        <w:rFonts w:hint="default" w:ascii="Symbol" w:hAnsi="Symbol"/>
      </w:rPr>
    </w:lvl>
    <w:lvl w:ilvl="7" w:tplc="C50E4654">
      <w:start w:val="1"/>
      <w:numFmt w:val="bullet"/>
      <w:lvlText w:val="o"/>
      <w:lvlJc w:val="left"/>
      <w:pPr>
        <w:ind w:left="5760" w:hanging="360"/>
      </w:pPr>
      <w:rPr>
        <w:rFonts w:hint="default" w:ascii="Courier New" w:hAnsi="Courier New"/>
      </w:rPr>
    </w:lvl>
    <w:lvl w:ilvl="8" w:tplc="56125CEA">
      <w:start w:val="1"/>
      <w:numFmt w:val="bullet"/>
      <w:lvlText w:val=""/>
      <w:lvlJc w:val="left"/>
      <w:pPr>
        <w:ind w:left="6480" w:hanging="360"/>
      </w:pPr>
      <w:rPr>
        <w:rFonts w:hint="default" w:ascii="Wingdings" w:hAnsi="Wingdings"/>
      </w:rPr>
    </w:lvl>
  </w:abstractNum>
  <w:abstractNum w:abstractNumId="44" w15:restartNumberingAfterBreak="0">
    <w:nsid w:val="4F924D7E"/>
    <w:multiLevelType w:val="hybridMultilevel"/>
    <w:tmpl w:val="1B8C38A2"/>
    <w:lvl w:ilvl="0" w:tplc="0C0C0001">
      <w:start w:val="1"/>
      <w:numFmt w:val="bullet"/>
      <w:lvlText w:val=""/>
      <w:lvlJc w:val="left"/>
      <w:pPr>
        <w:ind w:left="720" w:hanging="360"/>
      </w:pPr>
      <w:rPr>
        <w:rFonts w:hint="default" w:ascii="Symbol" w:hAnsi="Symbol"/>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45" w15:restartNumberingAfterBreak="0">
    <w:nsid w:val="51172A26"/>
    <w:multiLevelType w:val="hybridMultilevel"/>
    <w:tmpl w:val="3EC09BE2"/>
    <w:lvl w:ilvl="0" w:tplc="0C0C0001">
      <w:start w:val="1"/>
      <w:numFmt w:val="bullet"/>
      <w:lvlText w:val=""/>
      <w:lvlJc w:val="left"/>
      <w:pPr>
        <w:ind w:left="720" w:hanging="360"/>
      </w:pPr>
      <w:rPr>
        <w:rFonts w:hint="default" w:ascii="Symbol" w:hAnsi="Symbol"/>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6" w15:restartNumberingAfterBreak="0">
    <w:nsid w:val="55CB211D"/>
    <w:multiLevelType w:val="hybridMultilevel"/>
    <w:tmpl w:val="20E6592A"/>
    <w:lvl w:ilvl="0" w:tplc="1B1A0CDA">
      <w:start w:val="1"/>
      <w:numFmt w:val="bullet"/>
      <w:lvlText w:val=""/>
      <w:lvlJc w:val="left"/>
      <w:pPr>
        <w:ind w:left="764" w:hanging="360"/>
      </w:pPr>
      <w:rPr>
        <w:rFonts w:hint="default" w:ascii="Symbol" w:hAnsi="Symbol"/>
      </w:rPr>
    </w:lvl>
    <w:lvl w:ilvl="1" w:tplc="0C0C0003" w:tentative="1">
      <w:start w:val="1"/>
      <w:numFmt w:val="bullet"/>
      <w:lvlText w:val="o"/>
      <w:lvlJc w:val="left"/>
      <w:pPr>
        <w:ind w:left="1484" w:hanging="360"/>
      </w:pPr>
      <w:rPr>
        <w:rFonts w:hint="default" w:ascii="Courier New" w:hAnsi="Courier New" w:cs="Courier New"/>
      </w:rPr>
    </w:lvl>
    <w:lvl w:ilvl="2" w:tplc="0C0C0005" w:tentative="1">
      <w:start w:val="1"/>
      <w:numFmt w:val="bullet"/>
      <w:lvlText w:val=""/>
      <w:lvlJc w:val="left"/>
      <w:pPr>
        <w:ind w:left="2204" w:hanging="360"/>
      </w:pPr>
      <w:rPr>
        <w:rFonts w:hint="default" w:ascii="Wingdings" w:hAnsi="Wingdings"/>
      </w:rPr>
    </w:lvl>
    <w:lvl w:ilvl="3" w:tplc="0C0C0001" w:tentative="1">
      <w:start w:val="1"/>
      <w:numFmt w:val="bullet"/>
      <w:lvlText w:val=""/>
      <w:lvlJc w:val="left"/>
      <w:pPr>
        <w:ind w:left="2924" w:hanging="360"/>
      </w:pPr>
      <w:rPr>
        <w:rFonts w:hint="default" w:ascii="Symbol" w:hAnsi="Symbol"/>
      </w:rPr>
    </w:lvl>
    <w:lvl w:ilvl="4" w:tplc="0C0C0003" w:tentative="1">
      <w:start w:val="1"/>
      <w:numFmt w:val="bullet"/>
      <w:lvlText w:val="o"/>
      <w:lvlJc w:val="left"/>
      <w:pPr>
        <w:ind w:left="3644" w:hanging="360"/>
      </w:pPr>
      <w:rPr>
        <w:rFonts w:hint="default" w:ascii="Courier New" w:hAnsi="Courier New" w:cs="Courier New"/>
      </w:rPr>
    </w:lvl>
    <w:lvl w:ilvl="5" w:tplc="0C0C0005" w:tentative="1">
      <w:start w:val="1"/>
      <w:numFmt w:val="bullet"/>
      <w:lvlText w:val=""/>
      <w:lvlJc w:val="left"/>
      <w:pPr>
        <w:ind w:left="4364" w:hanging="360"/>
      </w:pPr>
      <w:rPr>
        <w:rFonts w:hint="default" w:ascii="Wingdings" w:hAnsi="Wingdings"/>
      </w:rPr>
    </w:lvl>
    <w:lvl w:ilvl="6" w:tplc="0C0C0001" w:tentative="1">
      <w:start w:val="1"/>
      <w:numFmt w:val="bullet"/>
      <w:lvlText w:val=""/>
      <w:lvlJc w:val="left"/>
      <w:pPr>
        <w:ind w:left="5084" w:hanging="360"/>
      </w:pPr>
      <w:rPr>
        <w:rFonts w:hint="default" w:ascii="Symbol" w:hAnsi="Symbol"/>
      </w:rPr>
    </w:lvl>
    <w:lvl w:ilvl="7" w:tplc="0C0C0003" w:tentative="1">
      <w:start w:val="1"/>
      <w:numFmt w:val="bullet"/>
      <w:lvlText w:val="o"/>
      <w:lvlJc w:val="left"/>
      <w:pPr>
        <w:ind w:left="5804" w:hanging="360"/>
      </w:pPr>
      <w:rPr>
        <w:rFonts w:hint="default" w:ascii="Courier New" w:hAnsi="Courier New" w:cs="Courier New"/>
      </w:rPr>
    </w:lvl>
    <w:lvl w:ilvl="8" w:tplc="0C0C0005" w:tentative="1">
      <w:start w:val="1"/>
      <w:numFmt w:val="bullet"/>
      <w:lvlText w:val=""/>
      <w:lvlJc w:val="left"/>
      <w:pPr>
        <w:ind w:left="6524" w:hanging="360"/>
      </w:pPr>
      <w:rPr>
        <w:rFonts w:hint="default" w:ascii="Wingdings" w:hAnsi="Wingdings"/>
      </w:rPr>
    </w:lvl>
  </w:abstractNum>
  <w:abstractNum w:abstractNumId="47" w15:restartNumberingAfterBreak="0">
    <w:nsid w:val="55E74B5C"/>
    <w:multiLevelType w:val="hybridMultilevel"/>
    <w:tmpl w:val="E996C096"/>
    <w:lvl w:ilvl="0" w:tplc="0C0C0001">
      <w:start w:val="1"/>
      <w:numFmt w:val="bullet"/>
      <w:lvlText w:val=""/>
      <w:lvlJc w:val="left"/>
      <w:pPr>
        <w:ind w:left="720" w:hanging="360"/>
      </w:pPr>
      <w:rPr>
        <w:rFonts w:hint="default" w:ascii="Symbol" w:hAnsi="Symbol"/>
      </w:rPr>
    </w:lvl>
    <w:lvl w:ilvl="1" w:tplc="0C0C0003">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48" w15:restartNumberingAfterBreak="0">
    <w:nsid w:val="5670453F"/>
    <w:multiLevelType w:val="hybridMultilevel"/>
    <w:tmpl w:val="FFFFFFFF"/>
    <w:lvl w:ilvl="0" w:tplc="8978288E">
      <w:start w:val="1"/>
      <w:numFmt w:val="bullet"/>
      <w:lvlText w:val="·"/>
      <w:lvlJc w:val="left"/>
      <w:pPr>
        <w:ind w:left="720" w:hanging="360"/>
      </w:pPr>
      <w:rPr>
        <w:rFonts w:hint="default" w:ascii="Symbol" w:hAnsi="Symbol"/>
      </w:rPr>
    </w:lvl>
    <w:lvl w:ilvl="1" w:tplc="1CC64126">
      <w:start w:val="1"/>
      <w:numFmt w:val="bullet"/>
      <w:lvlText w:val="o"/>
      <w:lvlJc w:val="left"/>
      <w:pPr>
        <w:ind w:left="1440" w:hanging="360"/>
      </w:pPr>
      <w:rPr>
        <w:rFonts w:hint="default" w:ascii="Courier New" w:hAnsi="Courier New"/>
      </w:rPr>
    </w:lvl>
    <w:lvl w:ilvl="2" w:tplc="DCE005AE">
      <w:start w:val="1"/>
      <w:numFmt w:val="bullet"/>
      <w:lvlText w:val=""/>
      <w:lvlJc w:val="left"/>
      <w:pPr>
        <w:ind w:left="2160" w:hanging="360"/>
      </w:pPr>
      <w:rPr>
        <w:rFonts w:hint="default" w:ascii="Wingdings" w:hAnsi="Wingdings"/>
      </w:rPr>
    </w:lvl>
    <w:lvl w:ilvl="3" w:tplc="582CF9C0">
      <w:start w:val="1"/>
      <w:numFmt w:val="bullet"/>
      <w:lvlText w:val=""/>
      <w:lvlJc w:val="left"/>
      <w:pPr>
        <w:ind w:left="2880" w:hanging="360"/>
      </w:pPr>
      <w:rPr>
        <w:rFonts w:hint="default" w:ascii="Symbol" w:hAnsi="Symbol"/>
      </w:rPr>
    </w:lvl>
    <w:lvl w:ilvl="4" w:tplc="E56E3EFA">
      <w:start w:val="1"/>
      <w:numFmt w:val="bullet"/>
      <w:lvlText w:val="o"/>
      <w:lvlJc w:val="left"/>
      <w:pPr>
        <w:ind w:left="3600" w:hanging="360"/>
      </w:pPr>
      <w:rPr>
        <w:rFonts w:hint="default" w:ascii="Courier New" w:hAnsi="Courier New"/>
      </w:rPr>
    </w:lvl>
    <w:lvl w:ilvl="5" w:tplc="88B06584">
      <w:start w:val="1"/>
      <w:numFmt w:val="bullet"/>
      <w:lvlText w:val=""/>
      <w:lvlJc w:val="left"/>
      <w:pPr>
        <w:ind w:left="4320" w:hanging="360"/>
      </w:pPr>
      <w:rPr>
        <w:rFonts w:hint="default" w:ascii="Wingdings" w:hAnsi="Wingdings"/>
      </w:rPr>
    </w:lvl>
    <w:lvl w:ilvl="6" w:tplc="ED127760">
      <w:start w:val="1"/>
      <w:numFmt w:val="bullet"/>
      <w:lvlText w:val=""/>
      <w:lvlJc w:val="left"/>
      <w:pPr>
        <w:ind w:left="5040" w:hanging="360"/>
      </w:pPr>
      <w:rPr>
        <w:rFonts w:hint="default" w:ascii="Symbol" w:hAnsi="Symbol"/>
      </w:rPr>
    </w:lvl>
    <w:lvl w:ilvl="7" w:tplc="34E80930">
      <w:start w:val="1"/>
      <w:numFmt w:val="bullet"/>
      <w:lvlText w:val="o"/>
      <w:lvlJc w:val="left"/>
      <w:pPr>
        <w:ind w:left="5760" w:hanging="360"/>
      </w:pPr>
      <w:rPr>
        <w:rFonts w:hint="default" w:ascii="Courier New" w:hAnsi="Courier New"/>
      </w:rPr>
    </w:lvl>
    <w:lvl w:ilvl="8" w:tplc="BDE0C65A">
      <w:start w:val="1"/>
      <w:numFmt w:val="bullet"/>
      <w:lvlText w:val=""/>
      <w:lvlJc w:val="left"/>
      <w:pPr>
        <w:ind w:left="6480" w:hanging="360"/>
      </w:pPr>
      <w:rPr>
        <w:rFonts w:hint="default" w:ascii="Wingdings" w:hAnsi="Wingdings"/>
      </w:rPr>
    </w:lvl>
  </w:abstractNum>
  <w:abstractNum w:abstractNumId="49" w15:restartNumberingAfterBreak="0">
    <w:nsid w:val="5848102D"/>
    <w:multiLevelType w:val="hybridMultilevel"/>
    <w:tmpl w:val="7136B204"/>
    <w:lvl w:ilvl="0" w:tplc="0C0C0001">
      <w:start w:val="1"/>
      <w:numFmt w:val="bullet"/>
      <w:lvlText w:val=""/>
      <w:lvlJc w:val="left"/>
      <w:pPr>
        <w:ind w:left="720" w:hanging="360"/>
      </w:pPr>
      <w:rPr>
        <w:rFonts w:hint="default" w:ascii="Symbol" w:hAnsi="Symbol"/>
      </w:rPr>
    </w:lvl>
    <w:lvl w:ilvl="1" w:tplc="04090005">
      <w:start w:val="1"/>
      <w:numFmt w:val="bullet"/>
      <w:lvlText w:val=""/>
      <w:lvlJc w:val="left"/>
      <w:pPr>
        <w:ind w:left="1440" w:hanging="360"/>
      </w:pPr>
      <w:rPr>
        <w:rFonts w:hint="default" w:ascii="Wingdings" w:hAnsi="Wingdings"/>
      </w:r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0" w15:restartNumberingAfterBreak="0">
    <w:nsid w:val="5BA76E57"/>
    <w:multiLevelType w:val="hybridMultilevel"/>
    <w:tmpl w:val="7EF28D22"/>
    <w:lvl w:ilvl="0" w:tplc="FFFFFFFF">
      <w:start w:val="1"/>
      <w:numFmt w:val="bullet"/>
      <w:lvlText w:val=""/>
      <w:lvlJc w:val="left"/>
      <w:pPr>
        <w:ind w:left="720" w:hanging="360"/>
      </w:pPr>
      <w:rPr>
        <w:rFonts w:hint="default" w:ascii="Symbol" w:hAnsi="Symbol"/>
      </w:rPr>
    </w:lvl>
    <w:lvl w:ilvl="1" w:tplc="0FE41CC2">
      <w:start w:val="1"/>
      <w:numFmt w:val="bullet"/>
      <w:lvlText w:val="o"/>
      <w:lvlJc w:val="left"/>
      <w:pPr>
        <w:ind w:left="1440" w:hanging="360"/>
      </w:pPr>
      <w:rPr>
        <w:rFonts w:hint="default" w:ascii="Courier New" w:hAnsi="Courier New"/>
      </w:rPr>
    </w:lvl>
    <w:lvl w:ilvl="2" w:tplc="7E6A117C">
      <w:start w:val="1"/>
      <w:numFmt w:val="bullet"/>
      <w:lvlText w:val=""/>
      <w:lvlJc w:val="left"/>
      <w:pPr>
        <w:ind w:left="2160" w:hanging="360"/>
      </w:pPr>
      <w:rPr>
        <w:rFonts w:hint="default" w:ascii="Wingdings" w:hAnsi="Wingdings"/>
      </w:rPr>
    </w:lvl>
    <w:lvl w:ilvl="3" w:tplc="49DE406C">
      <w:start w:val="1"/>
      <w:numFmt w:val="bullet"/>
      <w:lvlText w:val=""/>
      <w:lvlJc w:val="left"/>
      <w:pPr>
        <w:ind w:left="2880" w:hanging="360"/>
      </w:pPr>
      <w:rPr>
        <w:rFonts w:hint="default" w:ascii="Symbol" w:hAnsi="Symbol"/>
      </w:rPr>
    </w:lvl>
    <w:lvl w:ilvl="4" w:tplc="D50CC360">
      <w:start w:val="1"/>
      <w:numFmt w:val="bullet"/>
      <w:lvlText w:val="o"/>
      <w:lvlJc w:val="left"/>
      <w:pPr>
        <w:ind w:left="3600" w:hanging="360"/>
      </w:pPr>
      <w:rPr>
        <w:rFonts w:hint="default" w:ascii="Courier New" w:hAnsi="Courier New"/>
      </w:rPr>
    </w:lvl>
    <w:lvl w:ilvl="5" w:tplc="B712C128">
      <w:start w:val="1"/>
      <w:numFmt w:val="bullet"/>
      <w:lvlText w:val=""/>
      <w:lvlJc w:val="left"/>
      <w:pPr>
        <w:ind w:left="4320" w:hanging="360"/>
      </w:pPr>
      <w:rPr>
        <w:rFonts w:hint="default" w:ascii="Wingdings" w:hAnsi="Wingdings"/>
      </w:rPr>
    </w:lvl>
    <w:lvl w:ilvl="6" w:tplc="910E4A9A">
      <w:start w:val="1"/>
      <w:numFmt w:val="bullet"/>
      <w:lvlText w:val=""/>
      <w:lvlJc w:val="left"/>
      <w:pPr>
        <w:ind w:left="5040" w:hanging="360"/>
      </w:pPr>
      <w:rPr>
        <w:rFonts w:hint="default" w:ascii="Symbol" w:hAnsi="Symbol"/>
      </w:rPr>
    </w:lvl>
    <w:lvl w:ilvl="7" w:tplc="6CC8BE7E">
      <w:start w:val="1"/>
      <w:numFmt w:val="bullet"/>
      <w:lvlText w:val="o"/>
      <w:lvlJc w:val="left"/>
      <w:pPr>
        <w:ind w:left="5760" w:hanging="360"/>
      </w:pPr>
      <w:rPr>
        <w:rFonts w:hint="default" w:ascii="Courier New" w:hAnsi="Courier New"/>
      </w:rPr>
    </w:lvl>
    <w:lvl w:ilvl="8" w:tplc="917A8EBA">
      <w:start w:val="1"/>
      <w:numFmt w:val="bullet"/>
      <w:lvlText w:val=""/>
      <w:lvlJc w:val="left"/>
      <w:pPr>
        <w:ind w:left="6480" w:hanging="360"/>
      </w:pPr>
      <w:rPr>
        <w:rFonts w:hint="default" w:ascii="Wingdings" w:hAnsi="Wingdings"/>
      </w:rPr>
    </w:lvl>
  </w:abstractNum>
  <w:abstractNum w:abstractNumId="51" w15:restartNumberingAfterBreak="0">
    <w:nsid w:val="5E3E2F75"/>
    <w:multiLevelType w:val="hybridMultilevel"/>
    <w:tmpl w:val="94CE10B4"/>
    <w:lvl w:ilvl="0" w:tplc="0C0C0001">
      <w:start w:val="1"/>
      <w:numFmt w:val="bullet"/>
      <w:lvlText w:val=""/>
      <w:lvlJc w:val="left"/>
      <w:pPr>
        <w:ind w:left="720" w:hanging="360"/>
      </w:pPr>
      <w:rPr>
        <w:rFonts w:hint="default" w:ascii="Symbol" w:hAnsi="Symbol"/>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52" w15:restartNumberingAfterBreak="0">
    <w:nsid w:val="5EA11A99"/>
    <w:multiLevelType w:val="multilevel"/>
    <w:tmpl w:val="0C78B24E"/>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3" w15:restartNumberingAfterBreak="0">
    <w:nsid w:val="62E4083D"/>
    <w:multiLevelType w:val="hybridMultilevel"/>
    <w:tmpl w:val="FFFFFFFF"/>
    <w:lvl w:ilvl="0" w:tplc="8FF08C1A">
      <w:start w:val="1"/>
      <w:numFmt w:val="bullet"/>
      <w:lvlText w:val=""/>
      <w:lvlJc w:val="left"/>
      <w:pPr>
        <w:ind w:left="720" w:hanging="360"/>
      </w:pPr>
      <w:rPr>
        <w:rFonts w:hint="default" w:ascii="Symbol" w:hAnsi="Symbol"/>
      </w:rPr>
    </w:lvl>
    <w:lvl w:ilvl="1" w:tplc="39F83298">
      <w:start w:val="1"/>
      <w:numFmt w:val="bullet"/>
      <w:lvlText w:val="o"/>
      <w:lvlJc w:val="left"/>
      <w:pPr>
        <w:ind w:left="1440" w:hanging="360"/>
      </w:pPr>
      <w:rPr>
        <w:rFonts w:hint="default" w:ascii="Courier New" w:hAnsi="Courier New"/>
      </w:rPr>
    </w:lvl>
    <w:lvl w:ilvl="2" w:tplc="80A26AE8">
      <w:start w:val="1"/>
      <w:numFmt w:val="bullet"/>
      <w:lvlText w:val=""/>
      <w:lvlJc w:val="left"/>
      <w:pPr>
        <w:ind w:left="2160" w:hanging="360"/>
      </w:pPr>
      <w:rPr>
        <w:rFonts w:hint="default" w:ascii="Wingdings" w:hAnsi="Wingdings"/>
      </w:rPr>
    </w:lvl>
    <w:lvl w:ilvl="3" w:tplc="C42E8F38">
      <w:start w:val="1"/>
      <w:numFmt w:val="bullet"/>
      <w:lvlText w:val=""/>
      <w:lvlJc w:val="left"/>
      <w:pPr>
        <w:ind w:left="2880" w:hanging="360"/>
      </w:pPr>
      <w:rPr>
        <w:rFonts w:hint="default" w:ascii="Symbol" w:hAnsi="Symbol"/>
      </w:rPr>
    </w:lvl>
    <w:lvl w:ilvl="4" w:tplc="F83A6724">
      <w:start w:val="1"/>
      <w:numFmt w:val="bullet"/>
      <w:lvlText w:val="o"/>
      <w:lvlJc w:val="left"/>
      <w:pPr>
        <w:ind w:left="3600" w:hanging="360"/>
      </w:pPr>
      <w:rPr>
        <w:rFonts w:hint="default" w:ascii="Courier New" w:hAnsi="Courier New"/>
      </w:rPr>
    </w:lvl>
    <w:lvl w:ilvl="5" w:tplc="65B08D88">
      <w:start w:val="1"/>
      <w:numFmt w:val="bullet"/>
      <w:lvlText w:val=""/>
      <w:lvlJc w:val="left"/>
      <w:pPr>
        <w:ind w:left="4320" w:hanging="360"/>
      </w:pPr>
      <w:rPr>
        <w:rFonts w:hint="default" w:ascii="Wingdings" w:hAnsi="Wingdings"/>
      </w:rPr>
    </w:lvl>
    <w:lvl w:ilvl="6" w:tplc="2F32104E">
      <w:start w:val="1"/>
      <w:numFmt w:val="bullet"/>
      <w:lvlText w:val=""/>
      <w:lvlJc w:val="left"/>
      <w:pPr>
        <w:ind w:left="5040" w:hanging="360"/>
      </w:pPr>
      <w:rPr>
        <w:rFonts w:hint="default" w:ascii="Symbol" w:hAnsi="Symbol"/>
      </w:rPr>
    </w:lvl>
    <w:lvl w:ilvl="7" w:tplc="C272099A">
      <w:start w:val="1"/>
      <w:numFmt w:val="bullet"/>
      <w:lvlText w:val="o"/>
      <w:lvlJc w:val="left"/>
      <w:pPr>
        <w:ind w:left="5760" w:hanging="360"/>
      </w:pPr>
      <w:rPr>
        <w:rFonts w:hint="default" w:ascii="Courier New" w:hAnsi="Courier New"/>
      </w:rPr>
    </w:lvl>
    <w:lvl w:ilvl="8" w:tplc="A06A75D2">
      <w:start w:val="1"/>
      <w:numFmt w:val="bullet"/>
      <w:lvlText w:val=""/>
      <w:lvlJc w:val="left"/>
      <w:pPr>
        <w:ind w:left="6480" w:hanging="360"/>
      </w:pPr>
      <w:rPr>
        <w:rFonts w:hint="default" w:ascii="Wingdings" w:hAnsi="Wingdings"/>
      </w:rPr>
    </w:lvl>
  </w:abstractNum>
  <w:abstractNum w:abstractNumId="54" w15:restartNumberingAfterBreak="0">
    <w:nsid w:val="65595250"/>
    <w:multiLevelType w:val="hybridMultilevel"/>
    <w:tmpl w:val="FFFFFFFF"/>
    <w:lvl w:ilvl="0" w:tplc="05A03554">
      <w:start w:val="1"/>
      <w:numFmt w:val="bullet"/>
      <w:lvlText w:val=""/>
      <w:lvlJc w:val="left"/>
      <w:pPr>
        <w:ind w:left="720" w:hanging="360"/>
      </w:pPr>
      <w:rPr>
        <w:rFonts w:hint="default" w:ascii="Symbol" w:hAnsi="Symbol"/>
      </w:rPr>
    </w:lvl>
    <w:lvl w:ilvl="1" w:tplc="217C01EE">
      <w:start w:val="1"/>
      <w:numFmt w:val="bullet"/>
      <w:lvlText w:val="o"/>
      <w:lvlJc w:val="left"/>
      <w:pPr>
        <w:ind w:left="1440" w:hanging="360"/>
      </w:pPr>
      <w:rPr>
        <w:rFonts w:hint="default" w:ascii="Courier New" w:hAnsi="Courier New"/>
      </w:rPr>
    </w:lvl>
    <w:lvl w:ilvl="2" w:tplc="431271B2">
      <w:start w:val="1"/>
      <w:numFmt w:val="bullet"/>
      <w:lvlText w:val=""/>
      <w:lvlJc w:val="left"/>
      <w:pPr>
        <w:ind w:left="2160" w:hanging="360"/>
      </w:pPr>
      <w:rPr>
        <w:rFonts w:hint="default" w:ascii="Wingdings" w:hAnsi="Wingdings"/>
      </w:rPr>
    </w:lvl>
    <w:lvl w:ilvl="3" w:tplc="5BF0944E">
      <w:start w:val="1"/>
      <w:numFmt w:val="bullet"/>
      <w:lvlText w:val=""/>
      <w:lvlJc w:val="left"/>
      <w:pPr>
        <w:ind w:left="2880" w:hanging="360"/>
      </w:pPr>
      <w:rPr>
        <w:rFonts w:hint="default" w:ascii="Symbol" w:hAnsi="Symbol"/>
      </w:rPr>
    </w:lvl>
    <w:lvl w:ilvl="4" w:tplc="0F441F56">
      <w:start w:val="1"/>
      <w:numFmt w:val="bullet"/>
      <w:lvlText w:val="o"/>
      <w:lvlJc w:val="left"/>
      <w:pPr>
        <w:ind w:left="3600" w:hanging="360"/>
      </w:pPr>
      <w:rPr>
        <w:rFonts w:hint="default" w:ascii="Courier New" w:hAnsi="Courier New"/>
      </w:rPr>
    </w:lvl>
    <w:lvl w:ilvl="5" w:tplc="B0F887E0">
      <w:start w:val="1"/>
      <w:numFmt w:val="bullet"/>
      <w:lvlText w:val=""/>
      <w:lvlJc w:val="left"/>
      <w:pPr>
        <w:ind w:left="4320" w:hanging="360"/>
      </w:pPr>
      <w:rPr>
        <w:rFonts w:hint="default" w:ascii="Wingdings" w:hAnsi="Wingdings"/>
      </w:rPr>
    </w:lvl>
    <w:lvl w:ilvl="6" w:tplc="15E8EC1C">
      <w:start w:val="1"/>
      <w:numFmt w:val="bullet"/>
      <w:lvlText w:val=""/>
      <w:lvlJc w:val="left"/>
      <w:pPr>
        <w:ind w:left="5040" w:hanging="360"/>
      </w:pPr>
      <w:rPr>
        <w:rFonts w:hint="default" w:ascii="Symbol" w:hAnsi="Symbol"/>
      </w:rPr>
    </w:lvl>
    <w:lvl w:ilvl="7" w:tplc="6F8CD72E">
      <w:start w:val="1"/>
      <w:numFmt w:val="bullet"/>
      <w:lvlText w:val="o"/>
      <w:lvlJc w:val="left"/>
      <w:pPr>
        <w:ind w:left="5760" w:hanging="360"/>
      </w:pPr>
      <w:rPr>
        <w:rFonts w:hint="default" w:ascii="Courier New" w:hAnsi="Courier New"/>
      </w:rPr>
    </w:lvl>
    <w:lvl w:ilvl="8" w:tplc="BE1227D6">
      <w:start w:val="1"/>
      <w:numFmt w:val="bullet"/>
      <w:lvlText w:val=""/>
      <w:lvlJc w:val="left"/>
      <w:pPr>
        <w:ind w:left="6480" w:hanging="360"/>
      </w:pPr>
      <w:rPr>
        <w:rFonts w:hint="default" w:ascii="Wingdings" w:hAnsi="Wingdings"/>
      </w:rPr>
    </w:lvl>
  </w:abstractNum>
  <w:abstractNum w:abstractNumId="55" w15:restartNumberingAfterBreak="0">
    <w:nsid w:val="65F063D3"/>
    <w:multiLevelType w:val="hybridMultilevel"/>
    <w:tmpl w:val="DD9E9B04"/>
    <w:lvl w:ilvl="0" w:tplc="93B616DC">
      <w:start w:val="1"/>
      <w:numFmt w:val="bullet"/>
      <w:lvlText w:val="·"/>
      <w:lvlJc w:val="left"/>
      <w:pPr>
        <w:ind w:left="720" w:hanging="360"/>
      </w:pPr>
      <w:rPr>
        <w:rFonts w:hint="default" w:ascii="Symbol" w:hAnsi="Symbol"/>
      </w:rPr>
    </w:lvl>
    <w:lvl w:ilvl="1" w:tplc="7302AE78">
      <w:start w:val="1"/>
      <w:numFmt w:val="bullet"/>
      <w:lvlText w:val="o"/>
      <w:lvlJc w:val="left"/>
      <w:pPr>
        <w:ind w:left="1440" w:hanging="360"/>
      </w:pPr>
      <w:rPr>
        <w:rFonts w:hint="default" w:ascii="Courier New" w:hAnsi="Courier New"/>
      </w:rPr>
    </w:lvl>
    <w:lvl w:ilvl="2" w:tplc="C42A0C82">
      <w:start w:val="1"/>
      <w:numFmt w:val="bullet"/>
      <w:lvlText w:val=""/>
      <w:lvlJc w:val="left"/>
      <w:pPr>
        <w:ind w:left="2160" w:hanging="360"/>
      </w:pPr>
      <w:rPr>
        <w:rFonts w:hint="default" w:ascii="Wingdings" w:hAnsi="Wingdings"/>
      </w:rPr>
    </w:lvl>
    <w:lvl w:ilvl="3" w:tplc="488A2D14">
      <w:start w:val="1"/>
      <w:numFmt w:val="bullet"/>
      <w:lvlText w:val=""/>
      <w:lvlJc w:val="left"/>
      <w:pPr>
        <w:ind w:left="2880" w:hanging="360"/>
      </w:pPr>
      <w:rPr>
        <w:rFonts w:hint="default" w:ascii="Symbol" w:hAnsi="Symbol"/>
      </w:rPr>
    </w:lvl>
    <w:lvl w:ilvl="4" w:tplc="A5CC22CE">
      <w:start w:val="1"/>
      <w:numFmt w:val="bullet"/>
      <w:lvlText w:val="o"/>
      <w:lvlJc w:val="left"/>
      <w:pPr>
        <w:ind w:left="3600" w:hanging="360"/>
      </w:pPr>
      <w:rPr>
        <w:rFonts w:hint="default" w:ascii="Courier New" w:hAnsi="Courier New"/>
      </w:rPr>
    </w:lvl>
    <w:lvl w:ilvl="5" w:tplc="939099D6">
      <w:start w:val="1"/>
      <w:numFmt w:val="bullet"/>
      <w:lvlText w:val=""/>
      <w:lvlJc w:val="left"/>
      <w:pPr>
        <w:ind w:left="4320" w:hanging="360"/>
      </w:pPr>
      <w:rPr>
        <w:rFonts w:hint="default" w:ascii="Wingdings" w:hAnsi="Wingdings"/>
      </w:rPr>
    </w:lvl>
    <w:lvl w:ilvl="6" w:tplc="2D38422E">
      <w:start w:val="1"/>
      <w:numFmt w:val="bullet"/>
      <w:lvlText w:val=""/>
      <w:lvlJc w:val="left"/>
      <w:pPr>
        <w:ind w:left="5040" w:hanging="360"/>
      </w:pPr>
      <w:rPr>
        <w:rFonts w:hint="default" w:ascii="Symbol" w:hAnsi="Symbol"/>
      </w:rPr>
    </w:lvl>
    <w:lvl w:ilvl="7" w:tplc="5252AB92">
      <w:start w:val="1"/>
      <w:numFmt w:val="bullet"/>
      <w:lvlText w:val="o"/>
      <w:lvlJc w:val="left"/>
      <w:pPr>
        <w:ind w:left="5760" w:hanging="360"/>
      </w:pPr>
      <w:rPr>
        <w:rFonts w:hint="default" w:ascii="Courier New" w:hAnsi="Courier New"/>
      </w:rPr>
    </w:lvl>
    <w:lvl w:ilvl="8" w:tplc="A1DE669A">
      <w:start w:val="1"/>
      <w:numFmt w:val="bullet"/>
      <w:lvlText w:val=""/>
      <w:lvlJc w:val="left"/>
      <w:pPr>
        <w:ind w:left="6480" w:hanging="360"/>
      </w:pPr>
      <w:rPr>
        <w:rFonts w:hint="default" w:ascii="Wingdings" w:hAnsi="Wingdings"/>
      </w:rPr>
    </w:lvl>
  </w:abstractNum>
  <w:abstractNum w:abstractNumId="56" w15:restartNumberingAfterBreak="0">
    <w:nsid w:val="661C080C"/>
    <w:multiLevelType w:val="hybridMultilevel"/>
    <w:tmpl w:val="B79C5A5E"/>
    <w:lvl w:ilvl="0" w:tplc="2644829A">
      <w:start w:val="1"/>
      <w:numFmt w:val="decimal"/>
      <w:lvlText w:val="%1."/>
      <w:lvlJc w:val="left"/>
      <w:pPr>
        <w:ind w:left="720" w:hanging="360"/>
      </w:pPr>
    </w:lvl>
    <w:lvl w:ilvl="1" w:tplc="DF508A6C">
      <w:start w:val="1"/>
      <w:numFmt w:val="lowerLetter"/>
      <w:lvlText w:val="%2."/>
      <w:lvlJc w:val="left"/>
      <w:pPr>
        <w:ind w:left="1440" w:hanging="360"/>
      </w:pPr>
    </w:lvl>
    <w:lvl w:ilvl="2" w:tplc="E8629300">
      <w:start w:val="1"/>
      <w:numFmt w:val="lowerRoman"/>
      <w:lvlText w:val="%3."/>
      <w:lvlJc w:val="right"/>
      <w:pPr>
        <w:ind w:left="2160" w:hanging="180"/>
      </w:pPr>
    </w:lvl>
    <w:lvl w:ilvl="3" w:tplc="FE8CC6C6">
      <w:start w:val="1"/>
      <w:numFmt w:val="decimal"/>
      <w:lvlText w:val="%4."/>
      <w:lvlJc w:val="left"/>
      <w:pPr>
        <w:ind w:left="2880" w:hanging="360"/>
      </w:pPr>
    </w:lvl>
    <w:lvl w:ilvl="4" w:tplc="416662BC">
      <w:start w:val="1"/>
      <w:numFmt w:val="lowerLetter"/>
      <w:lvlText w:val="%5."/>
      <w:lvlJc w:val="left"/>
      <w:pPr>
        <w:ind w:left="3600" w:hanging="360"/>
      </w:pPr>
    </w:lvl>
    <w:lvl w:ilvl="5" w:tplc="2AF8F2A0">
      <w:start w:val="1"/>
      <w:numFmt w:val="lowerRoman"/>
      <w:lvlText w:val="%6."/>
      <w:lvlJc w:val="right"/>
      <w:pPr>
        <w:ind w:left="4320" w:hanging="180"/>
      </w:pPr>
    </w:lvl>
    <w:lvl w:ilvl="6" w:tplc="85464E06">
      <w:start w:val="1"/>
      <w:numFmt w:val="decimal"/>
      <w:lvlText w:val="%7."/>
      <w:lvlJc w:val="left"/>
      <w:pPr>
        <w:ind w:left="5040" w:hanging="360"/>
      </w:pPr>
    </w:lvl>
    <w:lvl w:ilvl="7" w:tplc="8ED293A0">
      <w:start w:val="1"/>
      <w:numFmt w:val="lowerLetter"/>
      <w:lvlText w:val="%8."/>
      <w:lvlJc w:val="left"/>
      <w:pPr>
        <w:ind w:left="5760" w:hanging="360"/>
      </w:pPr>
    </w:lvl>
    <w:lvl w:ilvl="8" w:tplc="DBD8855C">
      <w:start w:val="1"/>
      <w:numFmt w:val="lowerRoman"/>
      <w:lvlText w:val="%9."/>
      <w:lvlJc w:val="right"/>
      <w:pPr>
        <w:ind w:left="6480" w:hanging="180"/>
      </w:pPr>
    </w:lvl>
  </w:abstractNum>
  <w:abstractNum w:abstractNumId="57" w15:restartNumberingAfterBreak="0">
    <w:nsid w:val="6CF77D7E"/>
    <w:multiLevelType w:val="hybridMultilevel"/>
    <w:tmpl w:val="475867D8"/>
    <w:lvl w:ilvl="0" w:tplc="0C0C0001">
      <w:start w:val="1"/>
      <w:numFmt w:val="bullet"/>
      <w:lvlText w:val=""/>
      <w:lvlJc w:val="left"/>
      <w:pPr>
        <w:ind w:left="720" w:hanging="360"/>
      </w:pPr>
      <w:rPr>
        <w:rFonts w:hint="default" w:ascii="Symbol" w:hAnsi="Symbol"/>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58" w15:restartNumberingAfterBreak="0">
    <w:nsid w:val="6DB50977"/>
    <w:multiLevelType w:val="hybridMultilevel"/>
    <w:tmpl w:val="A34C1AB4"/>
    <w:lvl w:ilvl="0" w:tplc="0C0C0001">
      <w:start w:val="1"/>
      <w:numFmt w:val="bullet"/>
      <w:lvlText w:val=""/>
      <w:lvlJc w:val="left"/>
      <w:pPr>
        <w:ind w:left="720" w:hanging="360"/>
      </w:pPr>
      <w:rPr>
        <w:rFonts w:hint="default" w:ascii="Symbol" w:hAnsi="Symbol"/>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59" w15:restartNumberingAfterBreak="0">
    <w:nsid w:val="6ED3545F"/>
    <w:multiLevelType w:val="hybridMultilevel"/>
    <w:tmpl w:val="1ED42CE0"/>
    <w:lvl w:ilvl="0" w:tplc="ED6ABD0E">
      <w:start w:val="1"/>
      <w:numFmt w:val="bullet"/>
      <w:lvlText w:val=""/>
      <w:lvlJc w:val="left"/>
      <w:pPr>
        <w:ind w:left="720" w:hanging="360"/>
      </w:pPr>
      <w:rPr>
        <w:rFonts w:hint="default" w:ascii="Symbol" w:hAnsi="Symbol"/>
      </w:rPr>
    </w:lvl>
    <w:lvl w:ilvl="1" w:tplc="71A2ADA8">
      <w:start w:val="1"/>
      <w:numFmt w:val="bullet"/>
      <w:lvlText w:val="o"/>
      <w:lvlJc w:val="left"/>
      <w:pPr>
        <w:ind w:left="1440" w:hanging="360"/>
      </w:pPr>
      <w:rPr>
        <w:rFonts w:hint="default" w:ascii="Courier New" w:hAnsi="Courier New"/>
      </w:rPr>
    </w:lvl>
    <w:lvl w:ilvl="2" w:tplc="99249782">
      <w:start w:val="1"/>
      <w:numFmt w:val="bullet"/>
      <w:lvlText w:val=""/>
      <w:lvlJc w:val="left"/>
      <w:pPr>
        <w:ind w:left="2160" w:hanging="360"/>
      </w:pPr>
      <w:rPr>
        <w:rFonts w:hint="default" w:ascii="Wingdings" w:hAnsi="Wingdings"/>
      </w:rPr>
    </w:lvl>
    <w:lvl w:ilvl="3" w:tplc="DDF6B3B8">
      <w:start w:val="1"/>
      <w:numFmt w:val="bullet"/>
      <w:lvlText w:val=""/>
      <w:lvlJc w:val="left"/>
      <w:pPr>
        <w:ind w:left="2880" w:hanging="360"/>
      </w:pPr>
      <w:rPr>
        <w:rFonts w:hint="default" w:ascii="Symbol" w:hAnsi="Symbol"/>
      </w:rPr>
    </w:lvl>
    <w:lvl w:ilvl="4" w:tplc="2DEC2334">
      <w:start w:val="1"/>
      <w:numFmt w:val="bullet"/>
      <w:lvlText w:val="o"/>
      <w:lvlJc w:val="left"/>
      <w:pPr>
        <w:ind w:left="3600" w:hanging="360"/>
      </w:pPr>
      <w:rPr>
        <w:rFonts w:hint="default" w:ascii="Courier New" w:hAnsi="Courier New"/>
      </w:rPr>
    </w:lvl>
    <w:lvl w:ilvl="5" w:tplc="D6120EF4">
      <w:start w:val="1"/>
      <w:numFmt w:val="bullet"/>
      <w:lvlText w:val=""/>
      <w:lvlJc w:val="left"/>
      <w:pPr>
        <w:ind w:left="4320" w:hanging="360"/>
      </w:pPr>
      <w:rPr>
        <w:rFonts w:hint="default" w:ascii="Wingdings" w:hAnsi="Wingdings"/>
      </w:rPr>
    </w:lvl>
    <w:lvl w:ilvl="6" w:tplc="246A7094">
      <w:start w:val="1"/>
      <w:numFmt w:val="bullet"/>
      <w:lvlText w:val=""/>
      <w:lvlJc w:val="left"/>
      <w:pPr>
        <w:ind w:left="5040" w:hanging="360"/>
      </w:pPr>
      <w:rPr>
        <w:rFonts w:hint="default" w:ascii="Symbol" w:hAnsi="Symbol"/>
      </w:rPr>
    </w:lvl>
    <w:lvl w:ilvl="7" w:tplc="77CEB5FE">
      <w:start w:val="1"/>
      <w:numFmt w:val="bullet"/>
      <w:lvlText w:val="o"/>
      <w:lvlJc w:val="left"/>
      <w:pPr>
        <w:ind w:left="5760" w:hanging="360"/>
      </w:pPr>
      <w:rPr>
        <w:rFonts w:hint="default" w:ascii="Courier New" w:hAnsi="Courier New"/>
      </w:rPr>
    </w:lvl>
    <w:lvl w:ilvl="8" w:tplc="84CC0820">
      <w:start w:val="1"/>
      <w:numFmt w:val="bullet"/>
      <w:lvlText w:val=""/>
      <w:lvlJc w:val="left"/>
      <w:pPr>
        <w:ind w:left="6480" w:hanging="360"/>
      </w:pPr>
      <w:rPr>
        <w:rFonts w:hint="default" w:ascii="Wingdings" w:hAnsi="Wingdings"/>
      </w:rPr>
    </w:lvl>
  </w:abstractNum>
  <w:abstractNum w:abstractNumId="60" w15:restartNumberingAfterBreak="0">
    <w:nsid w:val="761B29D4"/>
    <w:multiLevelType w:val="hybridMultilevel"/>
    <w:tmpl w:val="FFFFFFFF"/>
    <w:lvl w:ilvl="0" w:tplc="CF28BD32">
      <w:start w:val="1"/>
      <w:numFmt w:val="bullet"/>
      <w:lvlText w:val=""/>
      <w:lvlJc w:val="left"/>
      <w:pPr>
        <w:ind w:left="720" w:hanging="360"/>
      </w:pPr>
      <w:rPr>
        <w:rFonts w:hint="default" w:ascii="Symbol" w:hAnsi="Symbol"/>
      </w:rPr>
    </w:lvl>
    <w:lvl w:ilvl="1" w:tplc="D1D20FA0">
      <w:start w:val="1"/>
      <w:numFmt w:val="bullet"/>
      <w:lvlText w:val="o"/>
      <w:lvlJc w:val="left"/>
      <w:pPr>
        <w:ind w:left="1440" w:hanging="360"/>
      </w:pPr>
      <w:rPr>
        <w:rFonts w:hint="default" w:ascii="Courier New" w:hAnsi="Courier New"/>
      </w:rPr>
    </w:lvl>
    <w:lvl w:ilvl="2" w:tplc="D316A038">
      <w:start w:val="1"/>
      <w:numFmt w:val="bullet"/>
      <w:lvlText w:val=""/>
      <w:lvlJc w:val="left"/>
      <w:pPr>
        <w:ind w:left="2160" w:hanging="360"/>
      </w:pPr>
      <w:rPr>
        <w:rFonts w:hint="default" w:ascii="Wingdings" w:hAnsi="Wingdings"/>
      </w:rPr>
    </w:lvl>
    <w:lvl w:ilvl="3" w:tplc="06121B40">
      <w:start w:val="1"/>
      <w:numFmt w:val="bullet"/>
      <w:lvlText w:val=""/>
      <w:lvlJc w:val="left"/>
      <w:pPr>
        <w:ind w:left="2880" w:hanging="360"/>
      </w:pPr>
      <w:rPr>
        <w:rFonts w:hint="default" w:ascii="Symbol" w:hAnsi="Symbol"/>
      </w:rPr>
    </w:lvl>
    <w:lvl w:ilvl="4" w:tplc="A5E6E672">
      <w:start w:val="1"/>
      <w:numFmt w:val="bullet"/>
      <w:lvlText w:val="o"/>
      <w:lvlJc w:val="left"/>
      <w:pPr>
        <w:ind w:left="3600" w:hanging="360"/>
      </w:pPr>
      <w:rPr>
        <w:rFonts w:hint="default" w:ascii="Courier New" w:hAnsi="Courier New"/>
      </w:rPr>
    </w:lvl>
    <w:lvl w:ilvl="5" w:tplc="2034F580">
      <w:start w:val="1"/>
      <w:numFmt w:val="bullet"/>
      <w:lvlText w:val=""/>
      <w:lvlJc w:val="left"/>
      <w:pPr>
        <w:ind w:left="4320" w:hanging="360"/>
      </w:pPr>
      <w:rPr>
        <w:rFonts w:hint="default" w:ascii="Wingdings" w:hAnsi="Wingdings"/>
      </w:rPr>
    </w:lvl>
    <w:lvl w:ilvl="6" w:tplc="EE3C18F8">
      <w:start w:val="1"/>
      <w:numFmt w:val="bullet"/>
      <w:lvlText w:val=""/>
      <w:lvlJc w:val="left"/>
      <w:pPr>
        <w:ind w:left="5040" w:hanging="360"/>
      </w:pPr>
      <w:rPr>
        <w:rFonts w:hint="default" w:ascii="Symbol" w:hAnsi="Symbol"/>
      </w:rPr>
    </w:lvl>
    <w:lvl w:ilvl="7" w:tplc="5628D20C">
      <w:start w:val="1"/>
      <w:numFmt w:val="bullet"/>
      <w:lvlText w:val="o"/>
      <w:lvlJc w:val="left"/>
      <w:pPr>
        <w:ind w:left="5760" w:hanging="360"/>
      </w:pPr>
      <w:rPr>
        <w:rFonts w:hint="default" w:ascii="Courier New" w:hAnsi="Courier New"/>
      </w:rPr>
    </w:lvl>
    <w:lvl w:ilvl="8" w:tplc="C7045F9A">
      <w:start w:val="1"/>
      <w:numFmt w:val="bullet"/>
      <w:lvlText w:val=""/>
      <w:lvlJc w:val="left"/>
      <w:pPr>
        <w:ind w:left="6480" w:hanging="360"/>
      </w:pPr>
      <w:rPr>
        <w:rFonts w:hint="default" w:ascii="Wingdings" w:hAnsi="Wingdings"/>
      </w:rPr>
    </w:lvl>
  </w:abstractNum>
  <w:abstractNum w:abstractNumId="61" w15:restartNumberingAfterBreak="0">
    <w:nsid w:val="76822EAF"/>
    <w:multiLevelType w:val="hybridMultilevel"/>
    <w:tmpl w:val="FFFFFFFF"/>
    <w:lvl w:ilvl="0" w:tplc="5010FEFA">
      <w:start w:val="1"/>
      <w:numFmt w:val="decimal"/>
      <w:lvlText w:val="%1."/>
      <w:lvlJc w:val="left"/>
      <w:pPr>
        <w:ind w:left="720" w:hanging="360"/>
      </w:pPr>
    </w:lvl>
    <w:lvl w:ilvl="1" w:tplc="62469676">
      <w:start w:val="1"/>
      <w:numFmt w:val="lowerLetter"/>
      <w:lvlText w:val="%2."/>
      <w:lvlJc w:val="left"/>
      <w:pPr>
        <w:ind w:left="1440" w:hanging="360"/>
      </w:pPr>
    </w:lvl>
    <w:lvl w:ilvl="2" w:tplc="B838AE30">
      <w:start w:val="1"/>
      <w:numFmt w:val="lowerRoman"/>
      <w:lvlText w:val="%3."/>
      <w:lvlJc w:val="right"/>
      <w:pPr>
        <w:ind w:left="2160" w:hanging="180"/>
      </w:pPr>
    </w:lvl>
    <w:lvl w:ilvl="3" w:tplc="F09E64A4">
      <w:start w:val="1"/>
      <w:numFmt w:val="decimal"/>
      <w:lvlText w:val="%4."/>
      <w:lvlJc w:val="left"/>
      <w:pPr>
        <w:ind w:left="2880" w:hanging="360"/>
      </w:pPr>
    </w:lvl>
    <w:lvl w:ilvl="4" w:tplc="7812D846">
      <w:start w:val="1"/>
      <w:numFmt w:val="lowerLetter"/>
      <w:lvlText w:val="%5."/>
      <w:lvlJc w:val="left"/>
      <w:pPr>
        <w:ind w:left="3600" w:hanging="360"/>
      </w:pPr>
    </w:lvl>
    <w:lvl w:ilvl="5" w:tplc="81E24234">
      <w:start w:val="1"/>
      <w:numFmt w:val="lowerRoman"/>
      <w:lvlText w:val="%6."/>
      <w:lvlJc w:val="right"/>
      <w:pPr>
        <w:ind w:left="4320" w:hanging="180"/>
      </w:pPr>
    </w:lvl>
    <w:lvl w:ilvl="6" w:tplc="16FAC6D4">
      <w:start w:val="1"/>
      <w:numFmt w:val="decimal"/>
      <w:lvlText w:val="%7."/>
      <w:lvlJc w:val="left"/>
      <w:pPr>
        <w:ind w:left="5040" w:hanging="360"/>
      </w:pPr>
    </w:lvl>
    <w:lvl w:ilvl="7" w:tplc="63761D96">
      <w:start w:val="1"/>
      <w:numFmt w:val="lowerLetter"/>
      <w:lvlText w:val="%8."/>
      <w:lvlJc w:val="left"/>
      <w:pPr>
        <w:ind w:left="5760" w:hanging="360"/>
      </w:pPr>
    </w:lvl>
    <w:lvl w:ilvl="8" w:tplc="808E67B2">
      <w:start w:val="1"/>
      <w:numFmt w:val="lowerRoman"/>
      <w:lvlText w:val="%9."/>
      <w:lvlJc w:val="right"/>
      <w:pPr>
        <w:ind w:left="6480" w:hanging="180"/>
      </w:pPr>
    </w:lvl>
  </w:abstractNum>
  <w:abstractNum w:abstractNumId="62" w15:restartNumberingAfterBreak="0">
    <w:nsid w:val="7A8A4CA5"/>
    <w:multiLevelType w:val="hybridMultilevel"/>
    <w:tmpl w:val="3A8C9E84"/>
    <w:lvl w:ilvl="0" w:tplc="977AB106">
      <w:start w:val="1"/>
      <w:numFmt w:val="bullet"/>
      <w:lvlText w:val=""/>
      <w:lvlJc w:val="left"/>
      <w:pPr>
        <w:ind w:left="720" w:hanging="360"/>
      </w:pPr>
      <w:rPr>
        <w:rFonts w:hint="default" w:ascii="Symbol" w:hAnsi="Symbol"/>
      </w:rPr>
    </w:lvl>
    <w:lvl w:ilvl="1" w:tplc="ADA2984A">
      <w:start w:val="1"/>
      <w:numFmt w:val="bullet"/>
      <w:lvlText w:val="o"/>
      <w:lvlJc w:val="left"/>
      <w:pPr>
        <w:ind w:left="1440" w:hanging="360"/>
      </w:pPr>
      <w:rPr>
        <w:rFonts w:hint="default" w:ascii="Courier New" w:hAnsi="Courier New"/>
      </w:rPr>
    </w:lvl>
    <w:lvl w:ilvl="2" w:tplc="C910297A">
      <w:start w:val="1"/>
      <w:numFmt w:val="bullet"/>
      <w:lvlText w:val=""/>
      <w:lvlJc w:val="left"/>
      <w:pPr>
        <w:ind w:left="2160" w:hanging="360"/>
      </w:pPr>
      <w:rPr>
        <w:rFonts w:hint="default" w:ascii="Wingdings" w:hAnsi="Wingdings"/>
      </w:rPr>
    </w:lvl>
    <w:lvl w:ilvl="3" w:tplc="874ABA64">
      <w:start w:val="1"/>
      <w:numFmt w:val="bullet"/>
      <w:lvlText w:val=""/>
      <w:lvlJc w:val="left"/>
      <w:pPr>
        <w:ind w:left="2880" w:hanging="360"/>
      </w:pPr>
      <w:rPr>
        <w:rFonts w:hint="default" w:ascii="Symbol" w:hAnsi="Symbol"/>
      </w:rPr>
    </w:lvl>
    <w:lvl w:ilvl="4" w:tplc="2C5AC2F8">
      <w:start w:val="1"/>
      <w:numFmt w:val="bullet"/>
      <w:lvlText w:val="o"/>
      <w:lvlJc w:val="left"/>
      <w:pPr>
        <w:ind w:left="3600" w:hanging="360"/>
      </w:pPr>
      <w:rPr>
        <w:rFonts w:hint="default" w:ascii="Courier New" w:hAnsi="Courier New"/>
      </w:rPr>
    </w:lvl>
    <w:lvl w:ilvl="5" w:tplc="5E181B3E">
      <w:start w:val="1"/>
      <w:numFmt w:val="bullet"/>
      <w:lvlText w:val=""/>
      <w:lvlJc w:val="left"/>
      <w:pPr>
        <w:ind w:left="4320" w:hanging="360"/>
      </w:pPr>
      <w:rPr>
        <w:rFonts w:hint="default" w:ascii="Wingdings" w:hAnsi="Wingdings"/>
      </w:rPr>
    </w:lvl>
    <w:lvl w:ilvl="6" w:tplc="644E79EE">
      <w:start w:val="1"/>
      <w:numFmt w:val="bullet"/>
      <w:lvlText w:val=""/>
      <w:lvlJc w:val="left"/>
      <w:pPr>
        <w:ind w:left="5040" w:hanging="360"/>
      </w:pPr>
      <w:rPr>
        <w:rFonts w:hint="default" w:ascii="Symbol" w:hAnsi="Symbol"/>
      </w:rPr>
    </w:lvl>
    <w:lvl w:ilvl="7" w:tplc="0D2ED964">
      <w:start w:val="1"/>
      <w:numFmt w:val="bullet"/>
      <w:lvlText w:val="o"/>
      <w:lvlJc w:val="left"/>
      <w:pPr>
        <w:ind w:left="5760" w:hanging="360"/>
      </w:pPr>
      <w:rPr>
        <w:rFonts w:hint="default" w:ascii="Courier New" w:hAnsi="Courier New"/>
      </w:rPr>
    </w:lvl>
    <w:lvl w:ilvl="8" w:tplc="5DDC3E96">
      <w:start w:val="1"/>
      <w:numFmt w:val="bullet"/>
      <w:lvlText w:val=""/>
      <w:lvlJc w:val="left"/>
      <w:pPr>
        <w:ind w:left="6480" w:hanging="360"/>
      </w:pPr>
      <w:rPr>
        <w:rFonts w:hint="default" w:ascii="Wingdings" w:hAnsi="Wingdings"/>
      </w:rPr>
    </w:lvl>
  </w:abstractNum>
  <w:abstractNum w:abstractNumId="63" w15:restartNumberingAfterBreak="0">
    <w:nsid w:val="7AB2D206"/>
    <w:multiLevelType w:val="hybridMultilevel"/>
    <w:tmpl w:val="FFFFFFFF"/>
    <w:lvl w:ilvl="0" w:tplc="06E4B5DC">
      <w:start w:val="1"/>
      <w:numFmt w:val="bullet"/>
      <w:lvlText w:val=""/>
      <w:lvlJc w:val="left"/>
      <w:pPr>
        <w:ind w:left="720" w:hanging="360"/>
      </w:pPr>
      <w:rPr>
        <w:rFonts w:hint="default" w:ascii="Symbol" w:hAnsi="Symbol"/>
      </w:rPr>
    </w:lvl>
    <w:lvl w:ilvl="1" w:tplc="3F368ACE">
      <w:start w:val="1"/>
      <w:numFmt w:val="bullet"/>
      <w:lvlText w:val="o"/>
      <w:lvlJc w:val="left"/>
      <w:pPr>
        <w:ind w:left="1440" w:hanging="360"/>
      </w:pPr>
      <w:rPr>
        <w:rFonts w:hint="default" w:ascii="Courier New" w:hAnsi="Courier New"/>
      </w:rPr>
    </w:lvl>
    <w:lvl w:ilvl="2" w:tplc="649C2E8C">
      <w:start w:val="1"/>
      <w:numFmt w:val="bullet"/>
      <w:lvlText w:val=""/>
      <w:lvlJc w:val="left"/>
      <w:pPr>
        <w:ind w:left="2160" w:hanging="360"/>
      </w:pPr>
      <w:rPr>
        <w:rFonts w:hint="default" w:ascii="Wingdings" w:hAnsi="Wingdings"/>
      </w:rPr>
    </w:lvl>
    <w:lvl w:ilvl="3" w:tplc="FD8EE10E">
      <w:start w:val="1"/>
      <w:numFmt w:val="bullet"/>
      <w:lvlText w:val=""/>
      <w:lvlJc w:val="left"/>
      <w:pPr>
        <w:ind w:left="2880" w:hanging="360"/>
      </w:pPr>
      <w:rPr>
        <w:rFonts w:hint="default" w:ascii="Symbol" w:hAnsi="Symbol"/>
      </w:rPr>
    </w:lvl>
    <w:lvl w:ilvl="4" w:tplc="7818C0A8">
      <w:start w:val="1"/>
      <w:numFmt w:val="bullet"/>
      <w:lvlText w:val="o"/>
      <w:lvlJc w:val="left"/>
      <w:pPr>
        <w:ind w:left="3600" w:hanging="360"/>
      </w:pPr>
      <w:rPr>
        <w:rFonts w:hint="default" w:ascii="Courier New" w:hAnsi="Courier New"/>
      </w:rPr>
    </w:lvl>
    <w:lvl w:ilvl="5" w:tplc="67C8EE04">
      <w:start w:val="1"/>
      <w:numFmt w:val="bullet"/>
      <w:lvlText w:val=""/>
      <w:lvlJc w:val="left"/>
      <w:pPr>
        <w:ind w:left="4320" w:hanging="360"/>
      </w:pPr>
      <w:rPr>
        <w:rFonts w:hint="default" w:ascii="Wingdings" w:hAnsi="Wingdings"/>
      </w:rPr>
    </w:lvl>
    <w:lvl w:ilvl="6" w:tplc="A718F16C">
      <w:start w:val="1"/>
      <w:numFmt w:val="bullet"/>
      <w:lvlText w:val=""/>
      <w:lvlJc w:val="left"/>
      <w:pPr>
        <w:ind w:left="5040" w:hanging="360"/>
      </w:pPr>
      <w:rPr>
        <w:rFonts w:hint="default" w:ascii="Symbol" w:hAnsi="Symbol"/>
      </w:rPr>
    </w:lvl>
    <w:lvl w:ilvl="7" w:tplc="65201406">
      <w:start w:val="1"/>
      <w:numFmt w:val="bullet"/>
      <w:lvlText w:val="o"/>
      <w:lvlJc w:val="left"/>
      <w:pPr>
        <w:ind w:left="5760" w:hanging="360"/>
      </w:pPr>
      <w:rPr>
        <w:rFonts w:hint="default" w:ascii="Courier New" w:hAnsi="Courier New"/>
      </w:rPr>
    </w:lvl>
    <w:lvl w:ilvl="8" w:tplc="86AC06EA">
      <w:start w:val="1"/>
      <w:numFmt w:val="bullet"/>
      <w:lvlText w:val=""/>
      <w:lvlJc w:val="left"/>
      <w:pPr>
        <w:ind w:left="6480" w:hanging="360"/>
      </w:pPr>
      <w:rPr>
        <w:rFonts w:hint="default" w:ascii="Wingdings" w:hAnsi="Wingdings"/>
      </w:rPr>
    </w:lvl>
  </w:abstractNum>
  <w:abstractNum w:abstractNumId="64" w15:restartNumberingAfterBreak="0">
    <w:nsid w:val="7D935031"/>
    <w:multiLevelType w:val="hybridMultilevel"/>
    <w:tmpl w:val="FFFFFFFF"/>
    <w:lvl w:ilvl="0" w:tplc="655E6676">
      <w:start w:val="1"/>
      <w:numFmt w:val="bullet"/>
      <w:lvlText w:val=""/>
      <w:lvlJc w:val="left"/>
      <w:pPr>
        <w:ind w:left="720" w:hanging="360"/>
      </w:pPr>
      <w:rPr>
        <w:rFonts w:hint="default" w:ascii="Symbol" w:hAnsi="Symbol"/>
      </w:rPr>
    </w:lvl>
    <w:lvl w:ilvl="1" w:tplc="4DC03F04">
      <w:start w:val="1"/>
      <w:numFmt w:val="bullet"/>
      <w:lvlText w:val="o"/>
      <w:lvlJc w:val="left"/>
      <w:pPr>
        <w:ind w:left="1440" w:hanging="360"/>
      </w:pPr>
      <w:rPr>
        <w:rFonts w:hint="default" w:ascii="Courier New" w:hAnsi="Courier New"/>
      </w:rPr>
    </w:lvl>
    <w:lvl w:ilvl="2" w:tplc="CF9E735C">
      <w:start w:val="1"/>
      <w:numFmt w:val="bullet"/>
      <w:lvlText w:val=""/>
      <w:lvlJc w:val="left"/>
      <w:pPr>
        <w:ind w:left="2160" w:hanging="360"/>
      </w:pPr>
      <w:rPr>
        <w:rFonts w:hint="default" w:ascii="Wingdings" w:hAnsi="Wingdings"/>
      </w:rPr>
    </w:lvl>
    <w:lvl w:ilvl="3" w:tplc="18B65768">
      <w:start w:val="1"/>
      <w:numFmt w:val="bullet"/>
      <w:lvlText w:val=""/>
      <w:lvlJc w:val="left"/>
      <w:pPr>
        <w:ind w:left="2880" w:hanging="360"/>
      </w:pPr>
      <w:rPr>
        <w:rFonts w:hint="default" w:ascii="Symbol" w:hAnsi="Symbol"/>
      </w:rPr>
    </w:lvl>
    <w:lvl w:ilvl="4" w:tplc="81C6F890">
      <w:start w:val="1"/>
      <w:numFmt w:val="bullet"/>
      <w:lvlText w:val="o"/>
      <w:lvlJc w:val="left"/>
      <w:pPr>
        <w:ind w:left="3600" w:hanging="360"/>
      </w:pPr>
      <w:rPr>
        <w:rFonts w:hint="default" w:ascii="Courier New" w:hAnsi="Courier New"/>
      </w:rPr>
    </w:lvl>
    <w:lvl w:ilvl="5" w:tplc="3DEAA5CE">
      <w:start w:val="1"/>
      <w:numFmt w:val="bullet"/>
      <w:lvlText w:val=""/>
      <w:lvlJc w:val="left"/>
      <w:pPr>
        <w:ind w:left="4320" w:hanging="360"/>
      </w:pPr>
      <w:rPr>
        <w:rFonts w:hint="default" w:ascii="Wingdings" w:hAnsi="Wingdings"/>
      </w:rPr>
    </w:lvl>
    <w:lvl w:ilvl="6" w:tplc="5656A700">
      <w:start w:val="1"/>
      <w:numFmt w:val="bullet"/>
      <w:lvlText w:val=""/>
      <w:lvlJc w:val="left"/>
      <w:pPr>
        <w:ind w:left="5040" w:hanging="360"/>
      </w:pPr>
      <w:rPr>
        <w:rFonts w:hint="default" w:ascii="Symbol" w:hAnsi="Symbol"/>
      </w:rPr>
    </w:lvl>
    <w:lvl w:ilvl="7" w:tplc="3F506284">
      <w:start w:val="1"/>
      <w:numFmt w:val="bullet"/>
      <w:lvlText w:val="o"/>
      <w:lvlJc w:val="left"/>
      <w:pPr>
        <w:ind w:left="5760" w:hanging="360"/>
      </w:pPr>
      <w:rPr>
        <w:rFonts w:hint="default" w:ascii="Courier New" w:hAnsi="Courier New"/>
      </w:rPr>
    </w:lvl>
    <w:lvl w:ilvl="8" w:tplc="BDDADF78">
      <w:start w:val="1"/>
      <w:numFmt w:val="bullet"/>
      <w:lvlText w:val=""/>
      <w:lvlJc w:val="left"/>
      <w:pPr>
        <w:ind w:left="6480" w:hanging="360"/>
      </w:pPr>
      <w:rPr>
        <w:rFonts w:hint="default" w:ascii="Wingdings" w:hAnsi="Wingdings"/>
      </w:rPr>
    </w:lvl>
  </w:abstractNum>
  <w:abstractNum w:abstractNumId="65" w15:restartNumberingAfterBreak="0">
    <w:nsid w:val="7E0265F4"/>
    <w:multiLevelType w:val="hybridMultilevel"/>
    <w:tmpl w:val="FFFFFFFF"/>
    <w:lvl w:ilvl="0" w:tplc="2D92B726">
      <w:start w:val="1"/>
      <w:numFmt w:val="bullet"/>
      <w:lvlText w:val="·"/>
      <w:lvlJc w:val="left"/>
      <w:pPr>
        <w:ind w:left="720" w:hanging="360"/>
      </w:pPr>
      <w:rPr>
        <w:rFonts w:hint="default" w:ascii="Symbol" w:hAnsi="Symbol"/>
      </w:rPr>
    </w:lvl>
    <w:lvl w:ilvl="1" w:tplc="B0A066A8">
      <w:start w:val="1"/>
      <w:numFmt w:val="bullet"/>
      <w:lvlText w:val="o"/>
      <w:lvlJc w:val="left"/>
      <w:pPr>
        <w:ind w:left="1440" w:hanging="360"/>
      </w:pPr>
      <w:rPr>
        <w:rFonts w:hint="default" w:ascii="Courier New" w:hAnsi="Courier New"/>
      </w:rPr>
    </w:lvl>
    <w:lvl w:ilvl="2" w:tplc="9D66DFEE">
      <w:start w:val="1"/>
      <w:numFmt w:val="bullet"/>
      <w:lvlText w:val=""/>
      <w:lvlJc w:val="left"/>
      <w:pPr>
        <w:ind w:left="2160" w:hanging="360"/>
      </w:pPr>
      <w:rPr>
        <w:rFonts w:hint="default" w:ascii="Wingdings" w:hAnsi="Wingdings"/>
      </w:rPr>
    </w:lvl>
    <w:lvl w:ilvl="3" w:tplc="620C02E2">
      <w:start w:val="1"/>
      <w:numFmt w:val="bullet"/>
      <w:lvlText w:val=""/>
      <w:lvlJc w:val="left"/>
      <w:pPr>
        <w:ind w:left="2880" w:hanging="360"/>
      </w:pPr>
      <w:rPr>
        <w:rFonts w:hint="default" w:ascii="Symbol" w:hAnsi="Symbol"/>
      </w:rPr>
    </w:lvl>
    <w:lvl w:ilvl="4" w:tplc="0384310C">
      <w:start w:val="1"/>
      <w:numFmt w:val="bullet"/>
      <w:lvlText w:val="o"/>
      <w:lvlJc w:val="left"/>
      <w:pPr>
        <w:ind w:left="3600" w:hanging="360"/>
      </w:pPr>
      <w:rPr>
        <w:rFonts w:hint="default" w:ascii="Courier New" w:hAnsi="Courier New"/>
      </w:rPr>
    </w:lvl>
    <w:lvl w:ilvl="5" w:tplc="28EA147A">
      <w:start w:val="1"/>
      <w:numFmt w:val="bullet"/>
      <w:lvlText w:val=""/>
      <w:lvlJc w:val="left"/>
      <w:pPr>
        <w:ind w:left="4320" w:hanging="360"/>
      </w:pPr>
      <w:rPr>
        <w:rFonts w:hint="default" w:ascii="Wingdings" w:hAnsi="Wingdings"/>
      </w:rPr>
    </w:lvl>
    <w:lvl w:ilvl="6" w:tplc="FC3A03FA">
      <w:start w:val="1"/>
      <w:numFmt w:val="bullet"/>
      <w:lvlText w:val=""/>
      <w:lvlJc w:val="left"/>
      <w:pPr>
        <w:ind w:left="5040" w:hanging="360"/>
      </w:pPr>
      <w:rPr>
        <w:rFonts w:hint="default" w:ascii="Symbol" w:hAnsi="Symbol"/>
      </w:rPr>
    </w:lvl>
    <w:lvl w:ilvl="7" w:tplc="D9485B42">
      <w:start w:val="1"/>
      <w:numFmt w:val="bullet"/>
      <w:lvlText w:val="o"/>
      <w:lvlJc w:val="left"/>
      <w:pPr>
        <w:ind w:left="5760" w:hanging="360"/>
      </w:pPr>
      <w:rPr>
        <w:rFonts w:hint="default" w:ascii="Courier New" w:hAnsi="Courier New"/>
      </w:rPr>
    </w:lvl>
    <w:lvl w:ilvl="8" w:tplc="740C5604">
      <w:start w:val="1"/>
      <w:numFmt w:val="bullet"/>
      <w:lvlText w:val=""/>
      <w:lvlJc w:val="left"/>
      <w:pPr>
        <w:ind w:left="6480" w:hanging="360"/>
      </w:pPr>
      <w:rPr>
        <w:rFonts w:hint="default" w:ascii="Wingdings" w:hAnsi="Wingdings"/>
      </w:rPr>
    </w:lvl>
  </w:abstractNum>
  <w:abstractNum w:abstractNumId="66" w15:restartNumberingAfterBreak="0">
    <w:nsid w:val="7E1D7533"/>
    <w:multiLevelType w:val="hybridMultilevel"/>
    <w:tmpl w:val="1010A784"/>
    <w:lvl w:ilvl="0" w:tplc="0C0C0001">
      <w:start w:val="1"/>
      <w:numFmt w:val="bullet"/>
      <w:lvlText w:val=""/>
      <w:lvlJc w:val="left"/>
      <w:pPr>
        <w:ind w:left="2856" w:hanging="360"/>
      </w:pPr>
      <w:rPr>
        <w:rFonts w:hint="default" w:ascii="Symbol" w:hAnsi="Symbol"/>
      </w:rPr>
    </w:lvl>
    <w:lvl w:ilvl="1" w:tplc="0C0C0003" w:tentative="1">
      <w:start w:val="1"/>
      <w:numFmt w:val="bullet"/>
      <w:lvlText w:val="o"/>
      <w:lvlJc w:val="left"/>
      <w:pPr>
        <w:ind w:left="3576" w:hanging="360"/>
      </w:pPr>
      <w:rPr>
        <w:rFonts w:hint="default" w:ascii="Courier New" w:hAnsi="Courier New" w:cs="Courier New"/>
      </w:rPr>
    </w:lvl>
    <w:lvl w:ilvl="2" w:tplc="0C0C0005" w:tentative="1">
      <w:start w:val="1"/>
      <w:numFmt w:val="bullet"/>
      <w:lvlText w:val=""/>
      <w:lvlJc w:val="left"/>
      <w:pPr>
        <w:ind w:left="4296" w:hanging="360"/>
      </w:pPr>
      <w:rPr>
        <w:rFonts w:hint="default" w:ascii="Wingdings" w:hAnsi="Wingdings"/>
      </w:rPr>
    </w:lvl>
    <w:lvl w:ilvl="3" w:tplc="0C0C0001" w:tentative="1">
      <w:start w:val="1"/>
      <w:numFmt w:val="bullet"/>
      <w:lvlText w:val=""/>
      <w:lvlJc w:val="left"/>
      <w:pPr>
        <w:ind w:left="5016" w:hanging="360"/>
      </w:pPr>
      <w:rPr>
        <w:rFonts w:hint="default" w:ascii="Symbol" w:hAnsi="Symbol"/>
      </w:rPr>
    </w:lvl>
    <w:lvl w:ilvl="4" w:tplc="0C0C0003" w:tentative="1">
      <w:start w:val="1"/>
      <w:numFmt w:val="bullet"/>
      <w:lvlText w:val="o"/>
      <w:lvlJc w:val="left"/>
      <w:pPr>
        <w:ind w:left="5736" w:hanging="360"/>
      </w:pPr>
      <w:rPr>
        <w:rFonts w:hint="default" w:ascii="Courier New" w:hAnsi="Courier New" w:cs="Courier New"/>
      </w:rPr>
    </w:lvl>
    <w:lvl w:ilvl="5" w:tplc="0C0C0005" w:tentative="1">
      <w:start w:val="1"/>
      <w:numFmt w:val="bullet"/>
      <w:lvlText w:val=""/>
      <w:lvlJc w:val="left"/>
      <w:pPr>
        <w:ind w:left="6456" w:hanging="360"/>
      </w:pPr>
      <w:rPr>
        <w:rFonts w:hint="default" w:ascii="Wingdings" w:hAnsi="Wingdings"/>
      </w:rPr>
    </w:lvl>
    <w:lvl w:ilvl="6" w:tplc="0C0C0001" w:tentative="1">
      <w:start w:val="1"/>
      <w:numFmt w:val="bullet"/>
      <w:lvlText w:val=""/>
      <w:lvlJc w:val="left"/>
      <w:pPr>
        <w:ind w:left="7176" w:hanging="360"/>
      </w:pPr>
      <w:rPr>
        <w:rFonts w:hint="default" w:ascii="Symbol" w:hAnsi="Symbol"/>
      </w:rPr>
    </w:lvl>
    <w:lvl w:ilvl="7" w:tplc="0C0C0003" w:tentative="1">
      <w:start w:val="1"/>
      <w:numFmt w:val="bullet"/>
      <w:lvlText w:val="o"/>
      <w:lvlJc w:val="left"/>
      <w:pPr>
        <w:ind w:left="7896" w:hanging="360"/>
      </w:pPr>
      <w:rPr>
        <w:rFonts w:hint="default" w:ascii="Courier New" w:hAnsi="Courier New" w:cs="Courier New"/>
      </w:rPr>
    </w:lvl>
    <w:lvl w:ilvl="8" w:tplc="0C0C0005" w:tentative="1">
      <w:start w:val="1"/>
      <w:numFmt w:val="bullet"/>
      <w:lvlText w:val=""/>
      <w:lvlJc w:val="left"/>
      <w:pPr>
        <w:ind w:left="8616" w:hanging="360"/>
      </w:pPr>
      <w:rPr>
        <w:rFonts w:hint="default" w:ascii="Wingdings" w:hAnsi="Wingdings"/>
      </w:rPr>
    </w:lvl>
  </w:abstractNum>
  <w:num w:numId="1" w16cid:durableId="903642035">
    <w:abstractNumId w:val="23"/>
  </w:num>
  <w:num w:numId="2" w16cid:durableId="1007748932">
    <w:abstractNumId w:val="61"/>
  </w:num>
  <w:num w:numId="3" w16cid:durableId="344527205">
    <w:abstractNumId w:val="30"/>
  </w:num>
  <w:num w:numId="4" w16cid:durableId="1316255680">
    <w:abstractNumId w:val="22"/>
  </w:num>
  <w:num w:numId="5" w16cid:durableId="1516115320">
    <w:abstractNumId w:val="33"/>
  </w:num>
  <w:num w:numId="6" w16cid:durableId="784080818">
    <w:abstractNumId w:val="48"/>
  </w:num>
  <w:num w:numId="7" w16cid:durableId="710153204">
    <w:abstractNumId w:val="1"/>
  </w:num>
  <w:num w:numId="8" w16cid:durableId="1825850284">
    <w:abstractNumId w:val="65"/>
  </w:num>
  <w:num w:numId="9" w16cid:durableId="1910379759">
    <w:abstractNumId w:val="55"/>
  </w:num>
  <w:num w:numId="10" w16cid:durableId="506677445">
    <w:abstractNumId w:val="64"/>
  </w:num>
  <w:num w:numId="11" w16cid:durableId="1491827455">
    <w:abstractNumId w:val="39"/>
  </w:num>
  <w:num w:numId="12" w16cid:durableId="1096366900">
    <w:abstractNumId w:val="59"/>
  </w:num>
  <w:num w:numId="13" w16cid:durableId="268705965">
    <w:abstractNumId w:val="17"/>
  </w:num>
  <w:num w:numId="14" w16cid:durableId="1733458522">
    <w:abstractNumId w:val="24"/>
  </w:num>
  <w:num w:numId="15" w16cid:durableId="1469130327">
    <w:abstractNumId w:val="28"/>
  </w:num>
  <w:num w:numId="16" w16cid:durableId="222133918">
    <w:abstractNumId w:val="12"/>
  </w:num>
  <w:num w:numId="17" w16cid:durableId="585261987">
    <w:abstractNumId w:val="9"/>
  </w:num>
  <w:num w:numId="18" w16cid:durableId="1349871289">
    <w:abstractNumId w:val="49"/>
  </w:num>
  <w:num w:numId="19" w16cid:durableId="1893038127">
    <w:abstractNumId w:val="45"/>
  </w:num>
  <w:num w:numId="20" w16cid:durableId="506754359">
    <w:abstractNumId w:val="42"/>
  </w:num>
  <w:num w:numId="21" w16cid:durableId="144467665">
    <w:abstractNumId w:val="41"/>
  </w:num>
  <w:num w:numId="22" w16cid:durableId="961299986">
    <w:abstractNumId w:val="44"/>
  </w:num>
  <w:num w:numId="23" w16cid:durableId="812451268">
    <w:abstractNumId w:val="35"/>
  </w:num>
  <w:num w:numId="24" w16cid:durableId="1008750388">
    <w:abstractNumId w:val="34"/>
  </w:num>
  <w:num w:numId="25" w16cid:durableId="123547120">
    <w:abstractNumId w:val="20"/>
  </w:num>
  <w:num w:numId="26" w16cid:durableId="291524454">
    <w:abstractNumId w:val="51"/>
  </w:num>
  <w:num w:numId="27" w16cid:durableId="1963808809">
    <w:abstractNumId w:val="50"/>
  </w:num>
  <w:num w:numId="28" w16cid:durableId="1923249829">
    <w:abstractNumId w:val="5"/>
  </w:num>
  <w:num w:numId="29" w16cid:durableId="1974745389">
    <w:abstractNumId w:val="7"/>
  </w:num>
  <w:num w:numId="30" w16cid:durableId="2109540524">
    <w:abstractNumId w:val="66"/>
  </w:num>
  <w:num w:numId="31" w16cid:durableId="132480859">
    <w:abstractNumId w:val="8"/>
  </w:num>
  <w:num w:numId="32" w16cid:durableId="1223711822">
    <w:abstractNumId w:val="46"/>
  </w:num>
  <w:num w:numId="33" w16cid:durableId="2018926680">
    <w:abstractNumId w:val="11"/>
  </w:num>
  <w:num w:numId="34" w16cid:durableId="1504592968">
    <w:abstractNumId w:val="15"/>
  </w:num>
  <w:num w:numId="35" w16cid:durableId="319500096">
    <w:abstractNumId w:val="47"/>
  </w:num>
  <w:num w:numId="36" w16cid:durableId="870412038">
    <w:abstractNumId w:val="40"/>
  </w:num>
  <w:num w:numId="37" w16cid:durableId="1039932944">
    <w:abstractNumId w:val="13"/>
  </w:num>
  <w:num w:numId="38" w16cid:durableId="273096243">
    <w:abstractNumId w:val="2"/>
  </w:num>
  <w:num w:numId="39" w16cid:durableId="500318535">
    <w:abstractNumId w:val="32"/>
  </w:num>
  <w:num w:numId="40" w16cid:durableId="127406861">
    <w:abstractNumId w:val="18"/>
  </w:num>
  <w:num w:numId="41" w16cid:durableId="1912232983">
    <w:abstractNumId w:val="58"/>
  </w:num>
  <w:num w:numId="42" w16cid:durableId="1085614867">
    <w:abstractNumId w:val="6"/>
  </w:num>
  <w:num w:numId="43" w16cid:durableId="1563758677">
    <w:abstractNumId w:val="53"/>
  </w:num>
  <w:num w:numId="44" w16cid:durableId="1783570970">
    <w:abstractNumId w:val="31"/>
  </w:num>
  <w:num w:numId="45" w16cid:durableId="1375345695">
    <w:abstractNumId w:val="10"/>
  </w:num>
  <w:num w:numId="46" w16cid:durableId="2022781740">
    <w:abstractNumId w:val="0"/>
  </w:num>
  <w:num w:numId="47" w16cid:durableId="1610431540">
    <w:abstractNumId w:val="43"/>
  </w:num>
  <w:num w:numId="48" w16cid:durableId="1877768924">
    <w:abstractNumId w:val="27"/>
  </w:num>
  <w:num w:numId="49" w16cid:durableId="2054888661">
    <w:abstractNumId w:val="38"/>
  </w:num>
  <w:num w:numId="50" w16cid:durableId="1726559735">
    <w:abstractNumId w:val="3"/>
  </w:num>
  <w:num w:numId="51" w16cid:durableId="743799891">
    <w:abstractNumId w:val="25"/>
  </w:num>
  <w:num w:numId="52" w16cid:durableId="1942256083">
    <w:abstractNumId w:val="62"/>
  </w:num>
  <w:num w:numId="53" w16cid:durableId="634138409">
    <w:abstractNumId w:val="36"/>
  </w:num>
  <w:num w:numId="54" w16cid:durableId="491916376">
    <w:abstractNumId w:val="14"/>
  </w:num>
  <w:num w:numId="55" w16cid:durableId="639381940">
    <w:abstractNumId w:val="19"/>
  </w:num>
  <w:num w:numId="56" w16cid:durableId="1203710770">
    <w:abstractNumId w:val="26"/>
  </w:num>
  <w:num w:numId="57" w16cid:durableId="1945721386">
    <w:abstractNumId w:val="56"/>
  </w:num>
  <w:num w:numId="58" w16cid:durableId="1777216705">
    <w:abstractNumId w:val="63"/>
  </w:num>
  <w:num w:numId="59" w16cid:durableId="627592627">
    <w:abstractNumId w:val="57"/>
  </w:num>
  <w:num w:numId="60" w16cid:durableId="25451677">
    <w:abstractNumId w:val="29"/>
  </w:num>
  <w:num w:numId="61" w16cid:durableId="1307323720">
    <w:abstractNumId w:val="54"/>
  </w:num>
  <w:num w:numId="62" w16cid:durableId="1294867562">
    <w:abstractNumId w:val="60"/>
  </w:num>
  <w:num w:numId="63" w16cid:durableId="1352801015">
    <w:abstractNumId w:val="4"/>
  </w:num>
  <w:num w:numId="64" w16cid:durableId="1011417714">
    <w:abstractNumId w:val="52"/>
  </w:num>
  <w:num w:numId="65" w16cid:durableId="60370923">
    <w:abstractNumId w:val="37"/>
  </w:num>
  <w:num w:numId="66" w16cid:durableId="1312363659">
    <w:abstractNumId w:val="21"/>
  </w:num>
  <w:num w:numId="67" w16cid:durableId="2041200848">
    <w:abstractNumId w:val="16"/>
  </w:num>
  <w:numIdMacAtCleanup w:val="57"/>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removePersonalInformation/>
  <w:removeDateAndTime/>
  <w:embedTrueTypeFonts/>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517"/>
    <w:rsid w:val="00003D4E"/>
    <w:rsid w:val="000040E5"/>
    <w:rsid w:val="00005214"/>
    <w:rsid w:val="00006BD2"/>
    <w:rsid w:val="00007ABA"/>
    <w:rsid w:val="00007B13"/>
    <w:rsid w:val="00007E58"/>
    <w:rsid w:val="00010804"/>
    <w:rsid w:val="00012042"/>
    <w:rsid w:val="000122B4"/>
    <w:rsid w:val="0001471A"/>
    <w:rsid w:val="00014720"/>
    <w:rsid w:val="00020487"/>
    <w:rsid w:val="0002057F"/>
    <w:rsid w:val="00021606"/>
    <w:rsid w:val="00021743"/>
    <w:rsid w:val="00021CA2"/>
    <w:rsid w:val="00023E5C"/>
    <w:rsid w:val="0002618A"/>
    <w:rsid w:val="00026300"/>
    <w:rsid w:val="000268AC"/>
    <w:rsid w:val="0002693F"/>
    <w:rsid w:val="00026EF9"/>
    <w:rsid w:val="000296CA"/>
    <w:rsid w:val="0003178C"/>
    <w:rsid w:val="00032542"/>
    <w:rsid w:val="00032FD1"/>
    <w:rsid w:val="00033D76"/>
    <w:rsid w:val="00035AA6"/>
    <w:rsid w:val="00036E9E"/>
    <w:rsid w:val="00037F11"/>
    <w:rsid w:val="0004284E"/>
    <w:rsid w:val="0004422A"/>
    <w:rsid w:val="00044835"/>
    <w:rsid w:val="0004714B"/>
    <w:rsid w:val="00047264"/>
    <w:rsid w:val="00047565"/>
    <w:rsid w:val="0005199A"/>
    <w:rsid w:val="00052E9F"/>
    <w:rsid w:val="00053AC6"/>
    <w:rsid w:val="000549F8"/>
    <w:rsid w:val="0005542D"/>
    <w:rsid w:val="00055522"/>
    <w:rsid w:val="0006495B"/>
    <w:rsid w:val="00064E49"/>
    <w:rsid w:val="00070FC5"/>
    <w:rsid w:val="00071ED7"/>
    <w:rsid w:val="000731F1"/>
    <w:rsid w:val="0007588E"/>
    <w:rsid w:val="0007713E"/>
    <w:rsid w:val="00077920"/>
    <w:rsid w:val="00087CF4"/>
    <w:rsid w:val="00087F60"/>
    <w:rsid w:val="000897CB"/>
    <w:rsid w:val="000900B7"/>
    <w:rsid w:val="00090FF7"/>
    <w:rsid w:val="000915F0"/>
    <w:rsid w:val="000952ED"/>
    <w:rsid w:val="00095474"/>
    <w:rsid w:val="00096104"/>
    <w:rsid w:val="000A25DA"/>
    <w:rsid w:val="000A5BE9"/>
    <w:rsid w:val="000A6D44"/>
    <w:rsid w:val="000A6F68"/>
    <w:rsid w:val="000B060F"/>
    <w:rsid w:val="000B140F"/>
    <w:rsid w:val="000B277F"/>
    <w:rsid w:val="000B2E1A"/>
    <w:rsid w:val="000B3178"/>
    <w:rsid w:val="000B3884"/>
    <w:rsid w:val="000B44A0"/>
    <w:rsid w:val="000B513E"/>
    <w:rsid w:val="000B5BE3"/>
    <w:rsid w:val="000B6EEE"/>
    <w:rsid w:val="000B7BF6"/>
    <w:rsid w:val="000C16E4"/>
    <w:rsid w:val="000C4AD4"/>
    <w:rsid w:val="000C5F25"/>
    <w:rsid w:val="000C7836"/>
    <w:rsid w:val="000D172F"/>
    <w:rsid w:val="000D1B74"/>
    <w:rsid w:val="000D4A4F"/>
    <w:rsid w:val="000D4BA4"/>
    <w:rsid w:val="000D7AB2"/>
    <w:rsid w:val="000E226B"/>
    <w:rsid w:val="000F0E47"/>
    <w:rsid w:val="000F398E"/>
    <w:rsid w:val="000F7584"/>
    <w:rsid w:val="000F7735"/>
    <w:rsid w:val="000F7761"/>
    <w:rsid w:val="001025D7"/>
    <w:rsid w:val="001059EE"/>
    <w:rsid w:val="00105ADA"/>
    <w:rsid w:val="00106505"/>
    <w:rsid w:val="00106E8E"/>
    <w:rsid w:val="0010785E"/>
    <w:rsid w:val="00109598"/>
    <w:rsid w:val="0011143D"/>
    <w:rsid w:val="0011361A"/>
    <w:rsid w:val="00113891"/>
    <w:rsid w:val="00113C97"/>
    <w:rsid w:val="0011726A"/>
    <w:rsid w:val="001172EB"/>
    <w:rsid w:val="00121208"/>
    <w:rsid w:val="0012130C"/>
    <w:rsid w:val="0012153D"/>
    <w:rsid w:val="00121DA4"/>
    <w:rsid w:val="0012503F"/>
    <w:rsid w:val="00125CCD"/>
    <w:rsid w:val="0012616E"/>
    <w:rsid w:val="00126313"/>
    <w:rsid w:val="001276B4"/>
    <w:rsid w:val="00130DB7"/>
    <w:rsid w:val="00131BF1"/>
    <w:rsid w:val="00133E90"/>
    <w:rsid w:val="00134E11"/>
    <w:rsid w:val="00136727"/>
    <w:rsid w:val="00140C4E"/>
    <w:rsid w:val="0014135D"/>
    <w:rsid w:val="0014374A"/>
    <w:rsid w:val="0014404F"/>
    <w:rsid w:val="001452B4"/>
    <w:rsid w:val="001469F2"/>
    <w:rsid w:val="001511FE"/>
    <w:rsid w:val="00151609"/>
    <w:rsid w:val="00151CC9"/>
    <w:rsid w:val="00155D98"/>
    <w:rsid w:val="00157D43"/>
    <w:rsid w:val="00162752"/>
    <w:rsid w:val="00162FC7"/>
    <w:rsid w:val="00164CC0"/>
    <w:rsid w:val="00165F42"/>
    <w:rsid w:val="00166EBB"/>
    <w:rsid w:val="001673BF"/>
    <w:rsid w:val="00171BFB"/>
    <w:rsid w:val="00172168"/>
    <w:rsid w:val="0017228E"/>
    <w:rsid w:val="00174D28"/>
    <w:rsid w:val="0017503A"/>
    <w:rsid w:val="00175E2F"/>
    <w:rsid w:val="00176489"/>
    <w:rsid w:val="0018077B"/>
    <w:rsid w:val="001809ED"/>
    <w:rsid w:val="00181A36"/>
    <w:rsid w:val="00182F82"/>
    <w:rsid w:val="00184942"/>
    <w:rsid w:val="00184D37"/>
    <w:rsid w:val="0018523B"/>
    <w:rsid w:val="0018578D"/>
    <w:rsid w:val="001865F2"/>
    <w:rsid w:val="0018740B"/>
    <w:rsid w:val="001877E3"/>
    <w:rsid w:val="00197339"/>
    <w:rsid w:val="001A1B3C"/>
    <w:rsid w:val="001A2550"/>
    <w:rsid w:val="001A5246"/>
    <w:rsid w:val="001A6758"/>
    <w:rsid w:val="001AD2B7"/>
    <w:rsid w:val="001B008E"/>
    <w:rsid w:val="001B36EC"/>
    <w:rsid w:val="001B7696"/>
    <w:rsid w:val="001C339A"/>
    <w:rsid w:val="001C604C"/>
    <w:rsid w:val="001C76F8"/>
    <w:rsid w:val="001D0E4C"/>
    <w:rsid w:val="001D1300"/>
    <w:rsid w:val="001D132C"/>
    <w:rsid w:val="001D13AE"/>
    <w:rsid w:val="001D1CDF"/>
    <w:rsid w:val="001D2A04"/>
    <w:rsid w:val="001D7C22"/>
    <w:rsid w:val="001E0D61"/>
    <w:rsid w:val="001E2FFD"/>
    <w:rsid w:val="001E3463"/>
    <w:rsid w:val="001E642D"/>
    <w:rsid w:val="001E64F2"/>
    <w:rsid w:val="001F245C"/>
    <w:rsid w:val="001F28F2"/>
    <w:rsid w:val="001F487B"/>
    <w:rsid w:val="002001DF"/>
    <w:rsid w:val="00200A26"/>
    <w:rsid w:val="00200BAE"/>
    <w:rsid w:val="0020191E"/>
    <w:rsid w:val="00202556"/>
    <w:rsid w:val="00202ABB"/>
    <w:rsid w:val="00204377"/>
    <w:rsid w:val="00206F02"/>
    <w:rsid w:val="0021090D"/>
    <w:rsid w:val="00212117"/>
    <w:rsid w:val="0021353C"/>
    <w:rsid w:val="00213A11"/>
    <w:rsid w:val="00214C16"/>
    <w:rsid w:val="00217337"/>
    <w:rsid w:val="00221B64"/>
    <w:rsid w:val="00225C90"/>
    <w:rsid w:val="0022691A"/>
    <w:rsid w:val="0023024A"/>
    <w:rsid w:val="002319FB"/>
    <w:rsid w:val="00232248"/>
    <w:rsid w:val="0023566E"/>
    <w:rsid w:val="00236F1D"/>
    <w:rsid w:val="00237B19"/>
    <w:rsid w:val="00242320"/>
    <w:rsid w:val="00242544"/>
    <w:rsid w:val="00251BD0"/>
    <w:rsid w:val="002535FE"/>
    <w:rsid w:val="00253C52"/>
    <w:rsid w:val="002547A9"/>
    <w:rsid w:val="00254AA8"/>
    <w:rsid w:val="002600A7"/>
    <w:rsid w:val="00260FB7"/>
    <w:rsid w:val="00263335"/>
    <w:rsid w:val="0026358C"/>
    <w:rsid w:val="00267A22"/>
    <w:rsid w:val="0027122C"/>
    <w:rsid w:val="00272889"/>
    <w:rsid w:val="00275346"/>
    <w:rsid w:val="00275FAB"/>
    <w:rsid w:val="00285D03"/>
    <w:rsid w:val="00290B27"/>
    <w:rsid w:val="00294BC2"/>
    <w:rsid w:val="00295E9C"/>
    <w:rsid w:val="00295F18"/>
    <w:rsid w:val="002A2C43"/>
    <w:rsid w:val="002A32C4"/>
    <w:rsid w:val="002A39D9"/>
    <w:rsid w:val="002A3E10"/>
    <w:rsid w:val="002A5A5F"/>
    <w:rsid w:val="002A6BF7"/>
    <w:rsid w:val="002A7487"/>
    <w:rsid w:val="002B10F8"/>
    <w:rsid w:val="002B2F0C"/>
    <w:rsid w:val="002B309F"/>
    <w:rsid w:val="002B45B5"/>
    <w:rsid w:val="002B4750"/>
    <w:rsid w:val="002B72EA"/>
    <w:rsid w:val="002C2F3C"/>
    <w:rsid w:val="002C3238"/>
    <w:rsid w:val="002C3660"/>
    <w:rsid w:val="002C52F5"/>
    <w:rsid w:val="002C5393"/>
    <w:rsid w:val="002C59E9"/>
    <w:rsid w:val="002D5122"/>
    <w:rsid w:val="002D5AD3"/>
    <w:rsid w:val="002D6AC0"/>
    <w:rsid w:val="002D6E36"/>
    <w:rsid w:val="002E0A35"/>
    <w:rsid w:val="002E189E"/>
    <w:rsid w:val="002E258D"/>
    <w:rsid w:val="002E41B5"/>
    <w:rsid w:val="002E5908"/>
    <w:rsid w:val="002E728F"/>
    <w:rsid w:val="002E7A22"/>
    <w:rsid w:val="002F0041"/>
    <w:rsid w:val="002F0F76"/>
    <w:rsid w:val="002F1A29"/>
    <w:rsid w:val="002F1CD9"/>
    <w:rsid w:val="002F2975"/>
    <w:rsid w:val="002F2AFE"/>
    <w:rsid w:val="002F3D93"/>
    <w:rsid w:val="002F45BD"/>
    <w:rsid w:val="002F669A"/>
    <w:rsid w:val="00300152"/>
    <w:rsid w:val="00302068"/>
    <w:rsid w:val="00302EA4"/>
    <w:rsid w:val="003042A9"/>
    <w:rsid w:val="003073C3"/>
    <w:rsid w:val="00310644"/>
    <w:rsid w:val="00310F13"/>
    <w:rsid w:val="00315798"/>
    <w:rsid w:val="003157F9"/>
    <w:rsid w:val="00316347"/>
    <w:rsid w:val="0031703D"/>
    <w:rsid w:val="00320346"/>
    <w:rsid w:val="00320726"/>
    <w:rsid w:val="00324176"/>
    <w:rsid w:val="003245B2"/>
    <w:rsid w:val="003246FA"/>
    <w:rsid w:val="003248CC"/>
    <w:rsid w:val="00324D90"/>
    <w:rsid w:val="003255A8"/>
    <w:rsid w:val="00327F00"/>
    <w:rsid w:val="00333AB6"/>
    <w:rsid w:val="00334714"/>
    <w:rsid w:val="003361E4"/>
    <w:rsid w:val="0034059C"/>
    <w:rsid w:val="00346CA4"/>
    <w:rsid w:val="003535D3"/>
    <w:rsid w:val="00353F14"/>
    <w:rsid w:val="00354D56"/>
    <w:rsid w:val="003577FD"/>
    <w:rsid w:val="003578F0"/>
    <w:rsid w:val="00357A62"/>
    <w:rsid w:val="00360061"/>
    <w:rsid w:val="0036086C"/>
    <w:rsid w:val="00360F6A"/>
    <w:rsid w:val="0036277E"/>
    <w:rsid w:val="0036292D"/>
    <w:rsid w:val="003629BE"/>
    <w:rsid w:val="003639A2"/>
    <w:rsid w:val="003662EF"/>
    <w:rsid w:val="00371626"/>
    <w:rsid w:val="00374D7F"/>
    <w:rsid w:val="003759AB"/>
    <w:rsid w:val="00376026"/>
    <w:rsid w:val="00376CC7"/>
    <w:rsid w:val="00376D9C"/>
    <w:rsid w:val="00376F64"/>
    <w:rsid w:val="0037CA28"/>
    <w:rsid w:val="00381136"/>
    <w:rsid w:val="00381988"/>
    <w:rsid w:val="00381A0B"/>
    <w:rsid w:val="00381C57"/>
    <w:rsid w:val="0038324A"/>
    <w:rsid w:val="003843B1"/>
    <w:rsid w:val="00386FD6"/>
    <w:rsid w:val="0039244F"/>
    <w:rsid w:val="00392AB5"/>
    <w:rsid w:val="00393611"/>
    <w:rsid w:val="00395FE4"/>
    <w:rsid w:val="003A016E"/>
    <w:rsid w:val="003A19CC"/>
    <w:rsid w:val="003A1EB8"/>
    <w:rsid w:val="003A1F2F"/>
    <w:rsid w:val="003A2D4C"/>
    <w:rsid w:val="003A3B88"/>
    <w:rsid w:val="003A67CA"/>
    <w:rsid w:val="003B011F"/>
    <w:rsid w:val="003B3130"/>
    <w:rsid w:val="003C5865"/>
    <w:rsid w:val="003C7C8C"/>
    <w:rsid w:val="003D200D"/>
    <w:rsid w:val="003D416B"/>
    <w:rsid w:val="003E1D7B"/>
    <w:rsid w:val="003E2D33"/>
    <w:rsid w:val="003E4442"/>
    <w:rsid w:val="003E5DAD"/>
    <w:rsid w:val="003E6658"/>
    <w:rsid w:val="003F0295"/>
    <w:rsid w:val="003F1DC4"/>
    <w:rsid w:val="003F3494"/>
    <w:rsid w:val="003F3A4B"/>
    <w:rsid w:val="003F43BD"/>
    <w:rsid w:val="003F4CF5"/>
    <w:rsid w:val="003F6001"/>
    <w:rsid w:val="003F6878"/>
    <w:rsid w:val="003F6E5C"/>
    <w:rsid w:val="00404620"/>
    <w:rsid w:val="00410B2B"/>
    <w:rsid w:val="00415C39"/>
    <w:rsid w:val="004178EC"/>
    <w:rsid w:val="0042128A"/>
    <w:rsid w:val="00422904"/>
    <w:rsid w:val="00422AD6"/>
    <w:rsid w:val="00422E39"/>
    <w:rsid w:val="00423D95"/>
    <w:rsid w:val="004312E5"/>
    <w:rsid w:val="00433518"/>
    <w:rsid w:val="00433EAD"/>
    <w:rsid w:val="004363F1"/>
    <w:rsid w:val="00436DC8"/>
    <w:rsid w:val="00437446"/>
    <w:rsid w:val="0043B625"/>
    <w:rsid w:val="0044065B"/>
    <w:rsid w:val="00441A7F"/>
    <w:rsid w:val="00442058"/>
    <w:rsid w:val="004420A8"/>
    <w:rsid w:val="004434F2"/>
    <w:rsid w:val="00445BB2"/>
    <w:rsid w:val="00445FAF"/>
    <w:rsid w:val="004466E9"/>
    <w:rsid w:val="00447940"/>
    <w:rsid w:val="00447A53"/>
    <w:rsid w:val="0044D55B"/>
    <w:rsid w:val="00450932"/>
    <w:rsid w:val="0045412C"/>
    <w:rsid w:val="0046209F"/>
    <w:rsid w:val="00467061"/>
    <w:rsid w:val="004726DC"/>
    <w:rsid w:val="00473497"/>
    <w:rsid w:val="00473FC4"/>
    <w:rsid w:val="00474E0B"/>
    <w:rsid w:val="00475BD7"/>
    <w:rsid w:val="0048016F"/>
    <w:rsid w:val="00481CC7"/>
    <w:rsid w:val="00485103"/>
    <w:rsid w:val="004865CE"/>
    <w:rsid w:val="00490DBB"/>
    <w:rsid w:val="004922DE"/>
    <w:rsid w:val="004A05AF"/>
    <w:rsid w:val="004A403B"/>
    <w:rsid w:val="004A46AF"/>
    <w:rsid w:val="004B00F5"/>
    <w:rsid w:val="004B136D"/>
    <w:rsid w:val="004B4DBB"/>
    <w:rsid w:val="004B53BD"/>
    <w:rsid w:val="004B5667"/>
    <w:rsid w:val="004C0F20"/>
    <w:rsid w:val="004C1AE6"/>
    <w:rsid w:val="004C1BDF"/>
    <w:rsid w:val="004C225F"/>
    <w:rsid w:val="004C2832"/>
    <w:rsid w:val="004C45BC"/>
    <w:rsid w:val="004C547B"/>
    <w:rsid w:val="004D0A38"/>
    <w:rsid w:val="004D2735"/>
    <w:rsid w:val="004D630F"/>
    <w:rsid w:val="004D64DB"/>
    <w:rsid w:val="004D6F4C"/>
    <w:rsid w:val="004E49B7"/>
    <w:rsid w:val="004E5934"/>
    <w:rsid w:val="004F1FC4"/>
    <w:rsid w:val="004F577D"/>
    <w:rsid w:val="004F5B4C"/>
    <w:rsid w:val="004F5E03"/>
    <w:rsid w:val="00500DE0"/>
    <w:rsid w:val="0050295A"/>
    <w:rsid w:val="0050453A"/>
    <w:rsid w:val="00507609"/>
    <w:rsid w:val="00511713"/>
    <w:rsid w:val="005152DC"/>
    <w:rsid w:val="00516131"/>
    <w:rsid w:val="00517BDD"/>
    <w:rsid w:val="00517CEC"/>
    <w:rsid w:val="0052144A"/>
    <w:rsid w:val="005221BB"/>
    <w:rsid w:val="00523868"/>
    <w:rsid w:val="00524D33"/>
    <w:rsid w:val="00524DC3"/>
    <w:rsid w:val="00527F86"/>
    <w:rsid w:val="00535CD1"/>
    <w:rsid w:val="00544CB9"/>
    <w:rsid w:val="00547F4D"/>
    <w:rsid w:val="00551E6F"/>
    <w:rsid w:val="005540AF"/>
    <w:rsid w:val="00554C0F"/>
    <w:rsid w:val="00554F70"/>
    <w:rsid w:val="00556BF5"/>
    <w:rsid w:val="00557047"/>
    <w:rsid w:val="0056037D"/>
    <w:rsid w:val="00560990"/>
    <w:rsid w:val="00562A48"/>
    <w:rsid w:val="00562F3D"/>
    <w:rsid w:val="00564A8F"/>
    <w:rsid w:val="00566D91"/>
    <w:rsid w:val="00567A29"/>
    <w:rsid w:val="005736A1"/>
    <w:rsid w:val="00573C79"/>
    <w:rsid w:val="00574917"/>
    <w:rsid w:val="00576E9C"/>
    <w:rsid w:val="00577FDD"/>
    <w:rsid w:val="00581B21"/>
    <w:rsid w:val="00581C86"/>
    <w:rsid w:val="00584D18"/>
    <w:rsid w:val="00585B6B"/>
    <w:rsid w:val="005860CF"/>
    <w:rsid w:val="005871DA"/>
    <w:rsid w:val="005902D3"/>
    <w:rsid w:val="005910C7"/>
    <w:rsid w:val="00591168"/>
    <w:rsid w:val="00592346"/>
    <w:rsid w:val="0059494A"/>
    <w:rsid w:val="00597DB6"/>
    <w:rsid w:val="00597F9C"/>
    <w:rsid w:val="005A28B3"/>
    <w:rsid w:val="005A3243"/>
    <w:rsid w:val="005A4D31"/>
    <w:rsid w:val="005A4F94"/>
    <w:rsid w:val="005A5656"/>
    <w:rsid w:val="005A589E"/>
    <w:rsid w:val="005B3997"/>
    <w:rsid w:val="005B4554"/>
    <w:rsid w:val="005B4BF6"/>
    <w:rsid w:val="005B75BE"/>
    <w:rsid w:val="005C0ABB"/>
    <w:rsid w:val="005C1B8A"/>
    <w:rsid w:val="005C5BFF"/>
    <w:rsid w:val="005C6A74"/>
    <w:rsid w:val="005D0961"/>
    <w:rsid w:val="005D2272"/>
    <w:rsid w:val="005D2F40"/>
    <w:rsid w:val="005D3091"/>
    <w:rsid w:val="005D485D"/>
    <w:rsid w:val="005D57FC"/>
    <w:rsid w:val="005D77A0"/>
    <w:rsid w:val="005D7809"/>
    <w:rsid w:val="005E04EC"/>
    <w:rsid w:val="005E2B76"/>
    <w:rsid w:val="005E4484"/>
    <w:rsid w:val="005E4767"/>
    <w:rsid w:val="005E527A"/>
    <w:rsid w:val="005E74CD"/>
    <w:rsid w:val="005F65DD"/>
    <w:rsid w:val="005F7C3F"/>
    <w:rsid w:val="006002BD"/>
    <w:rsid w:val="00601AB4"/>
    <w:rsid w:val="006029F5"/>
    <w:rsid w:val="00603C7F"/>
    <w:rsid w:val="00603CE9"/>
    <w:rsid w:val="00605AEA"/>
    <w:rsid w:val="00605F6B"/>
    <w:rsid w:val="0060798D"/>
    <w:rsid w:val="0061101A"/>
    <w:rsid w:val="00612A8F"/>
    <w:rsid w:val="00614DA7"/>
    <w:rsid w:val="00615D36"/>
    <w:rsid w:val="006165E6"/>
    <w:rsid w:val="0061734C"/>
    <w:rsid w:val="00621EB0"/>
    <w:rsid w:val="00625153"/>
    <w:rsid w:val="006254D6"/>
    <w:rsid w:val="00630EA9"/>
    <w:rsid w:val="00631FB4"/>
    <w:rsid w:val="00635161"/>
    <w:rsid w:val="00635B42"/>
    <w:rsid w:val="00644325"/>
    <w:rsid w:val="0064461C"/>
    <w:rsid w:val="006448EF"/>
    <w:rsid w:val="00645385"/>
    <w:rsid w:val="00645B78"/>
    <w:rsid w:val="006477E7"/>
    <w:rsid w:val="00650110"/>
    <w:rsid w:val="006512CC"/>
    <w:rsid w:val="00652714"/>
    <w:rsid w:val="006557C2"/>
    <w:rsid w:val="00663AB7"/>
    <w:rsid w:val="00664C4C"/>
    <w:rsid w:val="00665AA5"/>
    <w:rsid w:val="006668A2"/>
    <w:rsid w:val="00666DCA"/>
    <w:rsid w:val="00672069"/>
    <w:rsid w:val="0067242E"/>
    <w:rsid w:val="00672C1E"/>
    <w:rsid w:val="0068009F"/>
    <w:rsid w:val="00680C5E"/>
    <w:rsid w:val="006819F0"/>
    <w:rsid w:val="00683325"/>
    <w:rsid w:val="00683BAB"/>
    <w:rsid w:val="006864D8"/>
    <w:rsid w:val="00696436"/>
    <w:rsid w:val="006A0D6B"/>
    <w:rsid w:val="006A178E"/>
    <w:rsid w:val="006A29AF"/>
    <w:rsid w:val="006A446A"/>
    <w:rsid w:val="006A675E"/>
    <w:rsid w:val="006A791E"/>
    <w:rsid w:val="006B0474"/>
    <w:rsid w:val="006B2979"/>
    <w:rsid w:val="006B3CB9"/>
    <w:rsid w:val="006B45FD"/>
    <w:rsid w:val="006B50DF"/>
    <w:rsid w:val="006B7E14"/>
    <w:rsid w:val="006C022C"/>
    <w:rsid w:val="006C19E6"/>
    <w:rsid w:val="006C35BA"/>
    <w:rsid w:val="006C367D"/>
    <w:rsid w:val="006C3936"/>
    <w:rsid w:val="006C6B0A"/>
    <w:rsid w:val="006D2991"/>
    <w:rsid w:val="006D2CB9"/>
    <w:rsid w:val="006D5863"/>
    <w:rsid w:val="006D6CF1"/>
    <w:rsid w:val="006E12D9"/>
    <w:rsid w:val="006E2BDF"/>
    <w:rsid w:val="006E43DC"/>
    <w:rsid w:val="006E5CDC"/>
    <w:rsid w:val="006E7B0F"/>
    <w:rsid w:val="006E7FE3"/>
    <w:rsid w:val="006F2407"/>
    <w:rsid w:val="006F2CC8"/>
    <w:rsid w:val="006F3B62"/>
    <w:rsid w:val="006F4ACC"/>
    <w:rsid w:val="006F4B03"/>
    <w:rsid w:val="006F6B24"/>
    <w:rsid w:val="007011A8"/>
    <w:rsid w:val="00701DC9"/>
    <w:rsid w:val="00704340"/>
    <w:rsid w:val="00704D69"/>
    <w:rsid w:val="007068DD"/>
    <w:rsid w:val="00706B2F"/>
    <w:rsid w:val="00712BC6"/>
    <w:rsid w:val="00714843"/>
    <w:rsid w:val="00720719"/>
    <w:rsid w:val="00721FEA"/>
    <w:rsid w:val="007248DD"/>
    <w:rsid w:val="00726425"/>
    <w:rsid w:val="00727E0E"/>
    <w:rsid w:val="0073001C"/>
    <w:rsid w:val="007311D8"/>
    <w:rsid w:val="007312F4"/>
    <w:rsid w:val="00732E35"/>
    <w:rsid w:val="007334BA"/>
    <w:rsid w:val="0073546B"/>
    <w:rsid w:val="00736617"/>
    <w:rsid w:val="00736A87"/>
    <w:rsid w:val="00736BB3"/>
    <w:rsid w:val="00740FB6"/>
    <w:rsid w:val="00741F15"/>
    <w:rsid w:val="00746E25"/>
    <w:rsid w:val="00747F7C"/>
    <w:rsid w:val="00751905"/>
    <w:rsid w:val="007520F7"/>
    <w:rsid w:val="007528D8"/>
    <w:rsid w:val="00752EF1"/>
    <w:rsid w:val="007561ED"/>
    <w:rsid w:val="007604E1"/>
    <w:rsid w:val="0076589C"/>
    <w:rsid w:val="00765DB0"/>
    <w:rsid w:val="00766131"/>
    <w:rsid w:val="00766DEE"/>
    <w:rsid w:val="00770ACD"/>
    <w:rsid w:val="00770D9B"/>
    <w:rsid w:val="00771C7E"/>
    <w:rsid w:val="00771D16"/>
    <w:rsid w:val="0077202A"/>
    <w:rsid w:val="00772C38"/>
    <w:rsid w:val="00775514"/>
    <w:rsid w:val="007759DF"/>
    <w:rsid w:val="00775DF4"/>
    <w:rsid w:val="00777491"/>
    <w:rsid w:val="00777C14"/>
    <w:rsid w:val="0078130C"/>
    <w:rsid w:val="007819D3"/>
    <w:rsid w:val="00781DA5"/>
    <w:rsid w:val="00782A9A"/>
    <w:rsid w:val="007906FA"/>
    <w:rsid w:val="00791BC4"/>
    <w:rsid w:val="007921F1"/>
    <w:rsid w:val="0079494C"/>
    <w:rsid w:val="00796CF9"/>
    <w:rsid w:val="007973FD"/>
    <w:rsid w:val="007A7B48"/>
    <w:rsid w:val="007B0282"/>
    <w:rsid w:val="007B29ED"/>
    <w:rsid w:val="007C01B8"/>
    <w:rsid w:val="007C1A69"/>
    <w:rsid w:val="007C5BF9"/>
    <w:rsid w:val="007D1571"/>
    <w:rsid w:val="007D5464"/>
    <w:rsid w:val="007D6393"/>
    <w:rsid w:val="007D7856"/>
    <w:rsid w:val="007D7ADE"/>
    <w:rsid w:val="007E5D26"/>
    <w:rsid w:val="007E632B"/>
    <w:rsid w:val="007E7304"/>
    <w:rsid w:val="007F0201"/>
    <w:rsid w:val="007F2519"/>
    <w:rsid w:val="007F4BD3"/>
    <w:rsid w:val="00800AC6"/>
    <w:rsid w:val="00803999"/>
    <w:rsid w:val="0080465D"/>
    <w:rsid w:val="00805282"/>
    <w:rsid w:val="008127FF"/>
    <w:rsid w:val="008132F1"/>
    <w:rsid w:val="008133E1"/>
    <w:rsid w:val="008136FB"/>
    <w:rsid w:val="0081537B"/>
    <w:rsid w:val="00822039"/>
    <w:rsid w:val="00822FAC"/>
    <w:rsid w:val="0082402D"/>
    <w:rsid w:val="0083412F"/>
    <w:rsid w:val="00835515"/>
    <w:rsid w:val="00840FD0"/>
    <w:rsid w:val="008412E0"/>
    <w:rsid w:val="00841FE7"/>
    <w:rsid w:val="00844364"/>
    <w:rsid w:val="00845A2B"/>
    <w:rsid w:val="00846EA0"/>
    <w:rsid w:val="00853D8C"/>
    <w:rsid w:val="00855F4D"/>
    <w:rsid w:val="008602F2"/>
    <w:rsid w:val="00860BB1"/>
    <w:rsid w:val="00866695"/>
    <w:rsid w:val="0086714B"/>
    <w:rsid w:val="0086790E"/>
    <w:rsid w:val="008716F2"/>
    <w:rsid w:val="00873C2D"/>
    <w:rsid w:val="00875CA6"/>
    <w:rsid w:val="008817B8"/>
    <w:rsid w:val="00885970"/>
    <w:rsid w:val="0088759C"/>
    <w:rsid w:val="0089205C"/>
    <w:rsid w:val="00894F1F"/>
    <w:rsid w:val="00896EC0"/>
    <w:rsid w:val="00897435"/>
    <w:rsid w:val="008A1BEF"/>
    <w:rsid w:val="008A7544"/>
    <w:rsid w:val="008B02E2"/>
    <w:rsid w:val="008B2C06"/>
    <w:rsid w:val="008B37A2"/>
    <w:rsid w:val="008C0DC5"/>
    <w:rsid w:val="008C0E48"/>
    <w:rsid w:val="008C1A2F"/>
    <w:rsid w:val="008C5653"/>
    <w:rsid w:val="008C57F6"/>
    <w:rsid w:val="008D0190"/>
    <w:rsid w:val="008D0495"/>
    <w:rsid w:val="008D22EC"/>
    <w:rsid w:val="008D2CE8"/>
    <w:rsid w:val="008D437B"/>
    <w:rsid w:val="008D770A"/>
    <w:rsid w:val="008D7EEF"/>
    <w:rsid w:val="008E16ED"/>
    <w:rsid w:val="008E1892"/>
    <w:rsid w:val="008E5517"/>
    <w:rsid w:val="008F1D9C"/>
    <w:rsid w:val="008F36A4"/>
    <w:rsid w:val="008F55A8"/>
    <w:rsid w:val="008F5EA8"/>
    <w:rsid w:val="008F6A72"/>
    <w:rsid w:val="00903601"/>
    <w:rsid w:val="0090719A"/>
    <w:rsid w:val="00912DD3"/>
    <w:rsid w:val="00913BAB"/>
    <w:rsid w:val="009141F4"/>
    <w:rsid w:val="00915F5D"/>
    <w:rsid w:val="00917D3E"/>
    <w:rsid w:val="00920246"/>
    <w:rsid w:val="00920744"/>
    <w:rsid w:val="00921CE9"/>
    <w:rsid w:val="00922600"/>
    <w:rsid w:val="00923D73"/>
    <w:rsid w:val="00924F5F"/>
    <w:rsid w:val="00927DE8"/>
    <w:rsid w:val="009301E3"/>
    <w:rsid w:val="0093087D"/>
    <w:rsid w:val="00933578"/>
    <w:rsid w:val="0093414B"/>
    <w:rsid w:val="00935477"/>
    <w:rsid w:val="0093622B"/>
    <w:rsid w:val="00936704"/>
    <w:rsid w:val="00940781"/>
    <w:rsid w:val="0094213B"/>
    <w:rsid w:val="0094386C"/>
    <w:rsid w:val="00943F8F"/>
    <w:rsid w:val="0095551C"/>
    <w:rsid w:val="0095610F"/>
    <w:rsid w:val="00956AA7"/>
    <w:rsid w:val="00956F82"/>
    <w:rsid w:val="00960A29"/>
    <w:rsid w:val="00960AB2"/>
    <w:rsid w:val="00962402"/>
    <w:rsid w:val="00963EC1"/>
    <w:rsid w:val="00963FFF"/>
    <w:rsid w:val="009665CA"/>
    <w:rsid w:val="00966A58"/>
    <w:rsid w:val="00971BEE"/>
    <w:rsid w:val="00973217"/>
    <w:rsid w:val="009735F7"/>
    <w:rsid w:val="00975D10"/>
    <w:rsid w:val="009764FE"/>
    <w:rsid w:val="00980A78"/>
    <w:rsid w:val="00981151"/>
    <w:rsid w:val="00983A06"/>
    <w:rsid w:val="00986689"/>
    <w:rsid w:val="00986908"/>
    <w:rsid w:val="00994343"/>
    <w:rsid w:val="009954D1"/>
    <w:rsid w:val="00995CA1"/>
    <w:rsid w:val="00995F1E"/>
    <w:rsid w:val="009A0C38"/>
    <w:rsid w:val="009A20C4"/>
    <w:rsid w:val="009A2B91"/>
    <w:rsid w:val="009A38B8"/>
    <w:rsid w:val="009A5E5E"/>
    <w:rsid w:val="009A6315"/>
    <w:rsid w:val="009B524D"/>
    <w:rsid w:val="009B625C"/>
    <w:rsid w:val="009B7218"/>
    <w:rsid w:val="009C0526"/>
    <w:rsid w:val="009C0659"/>
    <w:rsid w:val="009C28B1"/>
    <w:rsid w:val="009C334E"/>
    <w:rsid w:val="009C3F80"/>
    <w:rsid w:val="009C46E0"/>
    <w:rsid w:val="009C5AF1"/>
    <w:rsid w:val="009C74F6"/>
    <w:rsid w:val="009C79B5"/>
    <w:rsid w:val="009D1454"/>
    <w:rsid w:val="009D2B75"/>
    <w:rsid w:val="009D30EE"/>
    <w:rsid w:val="009D396E"/>
    <w:rsid w:val="009D3E90"/>
    <w:rsid w:val="009D42EC"/>
    <w:rsid w:val="009D4BAE"/>
    <w:rsid w:val="009D6E26"/>
    <w:rsid w:val="009D6F5E"/>
    <w:rsid w:val="009D79E0"/>
    <w:rsid w:val="009E0894"/>
    <w:rsid w:val="009E13EA"/>
    <w:rsid w:val="009E3405"/>
    <w:rsid w:val="009E61FF"/>
    <w:rsid w:val="009E797B"/>
    <w:rsid w:val="009F04E4"/>
    <w:rsid w:val="009F05A6"/>
    <w:rsid w:val="009F1131"/>
    <w:rsid w:val="009F12E2"/>
    <w:rsid w:val="009F144A"/>
    <w:rsid w:val="009F28C2"/>
    <w:rsid w:val="009F3BB5"/>
    <w:rsid w:val="009F5749"/>
    <w:rsid w:val="009F5869"/>
    <w:rsid w:val="009F7A0B"/>
    <w:rsid w:val="00A00FF9"/>
    <w:rsid w:val="00A01430"/>
    <w:rsid w:val="00A024A3"/>
    <w:rsid w:val="00A06773"/>
    <w:rsid w:val="00A06A1D"/>
    <w:rsid w:val="00A06EBD"/>
    <w:rsid w:val="00A06F7B"/>
    <w:rsid w:val="00A070AE"/>
    <w:rsid w:val="00A07295"/>
    <w:rsid w:val="00A10661"/>
    <w:rsid w:val="00A14211"/>
    <w:rsid w:val="00A155B4"/>
    <w:rsid w:val="00A15A26"/>
    <w:rsid w:val="00A161F5"/>
    <w:rsid w:val="00A17817"/>
    <w:rsid w:val="00A178CE"/>
    <w:rsid w:val="00A208B6"/>
    <w:rsid w:val="00A250BE"/>
    <w:rsid w:val="00A30070"/>
    <w:rsid w:val="00A30961"/>
    <w:rsid w:val="00A316CE"/>
    <w:rsid w:val="00A31AC5"/>
    <w:rsid w:val="00A33FC9"/>
    <w:rsid w:val="00A343F7"/>
    <w:rsid w:val="00A3499E"/>
    <w:rsid w:val="00A35A86"/>
    <w:rsid w:val="00A425BC"/>
    <w:rsid w:val="00A44694"/>
    <w:rsid w:val="00A449B8"/>
    <w:rsid w:val="00A46FA4"/>
    <w:rsid w:val="00A508A0"/>
    <w:rsid w:val="00A52229"/>
    <w:rsid w:val="00A54D05"/>
    <w:rsid w:val="00A54EED"/>
    <w:rsid w:val="00A606BF"/>
    <w:rsid w:val="00A626A5"/>
    <w:rsid w:val="00A64127"/>
    <w:rsid w:val="00A66C10"/>
    <w:rsid w:val="00A66DB5"/>
    <w:rsid w:val="00A7341A"/>
    <w:rsid w:val="00A745A0"/>
    <w:rsid w:val="00A745D3"/>
    <w:rsid w:val="00A75FEC"/>
    <w:rsid w:val="00A768DE"/>
    <w:rsid w:val="00A81B5C"/>
    <w:rsid w:val="00A81D0C"/>
    <w:rsid w:val="00A81F6C"/>
    <w:rsid w:val="00A8321F"/>
    <w:rsid w:val="00A8811B"/>
    <w:rsid w:val="00A90010"/>
    <w:rsid w:val="00A914A1"/>
    <w:rsid w:val="00A95CD9"/>
    <w:rsid w:val="00A966B9"/>
    <w:rsid w:val="00A96D98"/>
    <w:rsid w:val="00A97D74"/>
    <w:rsid w:val="00AA0E64"/>
    <w:rsid w:val="00AA104A"/>
    <w:rsid w:val="00AA414F"/>
    <w:rsid w:val="00AA5DD6"/>
    <w:rsid w:val="00AA6AF9"/>
    <w:rsid w:val="00AA7457"/>
    <w:rsid w:val="00AB6E27"/>
    <w:rsid w:val="00AB6E43"/>
    <w:rsid w:val="00AB748D"/>
    <w:rsid w:val="00AC2321"/>
    <w:rsid w:val="00AC2CDB"/>
    <w:rsid w:val="00AC2DF3"/>
    <w:rsid w:val="00AC3A9A"/>
    <w:rsid w:val="00AC4F68"/>
    <w:rsid w:val="00AC749B"/>
    <w:rsid w:val="00AC766F"/>
    <w:rsid w:val="00AD0F17"/>
    <w:rsid w:val="00AD3DB6"/>
    <w:rsid w:val="00AD4991"/>
    <w:rsid w:val="00AD6354"/>
    <w:rsid w:val="00AD6EF4"/>
    <w:rsid w:val="00AD7A9D"/>
    <w:rsid w:val="00AE0B42"/>
    <w:rsid w:val="00AE3BB6"/>
    <w:rsid w:val="00AE726D"/>
    <w:rsid w:val="00AE7963"/>
    <w:rsid w:val="00AF040B"/>
    <w:rsid w:val="00AF10D6"/>
    <w:rsid w:val="00AF133C"/>
    <w:rsid w:val="00AF1EC7"/>
    <w:rsid w:val="00AF3063"/>
    <w:rsid w:val="00AF3407"/>
    <w:rsid w:val="00AF3EA8"/>
    <w:rsid w:val="00B009D6"/>
    <w:rsid w:val="00B02133"/>
    <w:rsid w:val="00B021D7"/>
    <w:rsid w:val="00B028D2"/>
    <w:rsid w:val="00B02932"/>
    <w:rsid w:val="00B037E4"/>
    <w:rsid w:val="00B04C95"/>
    <w:rsid w:val="00B07DAA"/>
    <w:rsid w:val="00B113EF"/>
    <w:rsid w:val="00B121D8"/>
    <w:rsid w:val="00B13465"/>
    <w:rsid w:val="00B13D8F"/>
    <w:rsid w:val="00B21FD4"/>
    <w:rsid w:val="00B22339"/>
    <w:rsid w:val="00B239C8"/>
    <w:rsid w:val="00B23D1E"/>
    <w:rsid w:val="00B261CF"/>
    <w:rsid w:val="00B268AB"/>
    <w:rsid w:val="00B27128"/>
    <w:rsid w:val="00B2756B"/>
    <w:rsid w:val="00B27C75"/>
    <w:rsid w:val="00B306A8"/>
    <w:rsid w:val="00B3126C"/>
    <w:rsid w:val="00B34B04"/>
    <w:rsid w:val="00B362D0"/>
    <w:rsid w:val="00B362F7"/>
    <w:rsid w:val="00B36BFF"/>
    <w:rsid w:val="00B372AB"/>
    <w:rsid w:val="00B449F8"/>
    <w:rsid w:val="00B4519F"/>
    <w:rsid w:val="00B4576F"/>
    <w:rsid w:val="00B45F12"/>
    <w:rsid w:val="00B46111"/>
    <w:rsid w:val="00B46530"/>
    <w:rsid w:val="00B47BAA"/>
    <w:rsid w:val="00B50C9C"/>
    <w:rsid w:val="00B5386C"/>
    <w:rsid w:val="00B632DA"/>
    <w:rsid w:val="00B64137"/>
    <w:rsid w:val="00B64626"/>
    <w:rsid w:val="00B64B39"/>
    <w:rsid w:val="00B66689"/>
    <w:rsid w:val="00B713BD"/>
    <w:rsid w:val="00B74674"/>
    <w:rsid w:val="00B75D9B"/>
    <w:rsid w:val="00B76D56"/>
    <w:rsid w:val="00B77F33"/>
    <w:rsid w:val="00B8472D"/>
    <w:rsid w:val="00B8497B"/>
    <w:rsid w:val="00B84C3A"/>
    <w:rsid w:val="00B84E7C"/>
    <w:rsid w:val="00B87268"/>
    <w:rsid w:val="00B87580"/>
    <w:rsid w:val="00B905EF"/>
    <w:rsid w:val="00B91A42"/>
    <w:rsid w:val="00B933B6"/>
    <w:rsid w:val="00B93602"/>
    <w:rsid w:val="00B93B5D"/>
    <w:rsid w:val="00B9545D"/>
    <w:rsid w:val="00B97177"/>
    <w:rsid w:val="00B9FFDF"/>
    <w:rsid w:val="00BA3080"/>
    <w:rsid w:val="00BA49A7"/>
    <w:rsid w:val="00BA4F02"/>
    <w:rsid w:val="00BA5459"/>
    <w:rsid w:val="00BB0516"/>
    <w:rsid w:val="00BB14F7"/>
    <w:rsid w:val="00BB1BAA"/>
    <w:rsid w:val="00BB26C3"/>
    <w:rsid w:val="00BB36E2"/>
    <w:rsid w:val="00BB389A"/>
    <w:rsid w:val="00BB6085"/>
    <w:rsid w:val="00BB732E"/>
    <w:rsid w:val="00BC01A5"/>
    <w:rsid w:val="00BC30BD"/>
    <w:rsid w:val="00BC5AF8"/>
    <w:rsid w:val="00BC5BB1"/>
    <w:rsid w:val="00BD2108"/>
    <w:rsid w:val="00BD43AF"/>
    <w:rsid w:val="00BD49CB"/>
    <w:rsid w:val="00BE14CC"/>
    <w:rsid w:val="00BE2DCE"/>
    <w:rsid w:val="00BE335E"/>
    <w:rsid w:val="00BE3CA3"/>
    <w:rsid w:val="00BE6051"/>
    <w:rsid w:val="00BF1B47"/>
    <w:rsid w:val="00BF26E3"/>
    <w:rsid w:val="00BF27DE"/>
    <w:rsid w:val="00BF3DD2"/>
    <w:rsid w:val="00BF3FE5"/>
    <w:rsid w:val="00BF6329"/>
    <w:rsid w:val="00C02CAB"/>
    <w:rsid w:val="00C04A4E"/>
    <w:rsid w:val="00C06ABD"/>
    <w:rsid w:val="00C075A5"/>
    <w:rsid w:val="00C10091"/>
    <w:rsid w:val="00C11B71"/>
    <w:rsid w:val="00C11BF6"/>
    <w:rsid w:val="00C12321"/>
    <w:rsid w:val="00C132F4"/>
    <w:rsid w:val="00C13903"/>
    <w:rsid w:val="00C14548"/>
    <w:rsid w:val="00C1516B"/>
    <w:rsid w:val="00C17557"/>
    <w:rsid w:val="00C201DB"/>
    <w:rsid w:val="00C212CC"/>
    <w:rsid w:val="00C21E60"/>
    <w:rsid w:val="00C25573"/>
    <w:rsid w:val="00C26C98"/>
    <w:rsid w:val="00C26D42"/>
    <w:rsid w:val="00C27854"/>
    <w:rsid w:val="00C32F3E"/>
    <w:rsid w:val="00C34577"/>
    <w:rsid w:val="00C346E6"/>
    <w:rsid w:val="00C3501E"/>
    <w:rsid w:val="00C355D3"/>
    <w:rsid w:val="00C36580"/>
    <w:rsid w:val="00C408B3"/>
    <w:rsid w:val="00C414A7"/>
    <w:rsid w:val="00C42466"/>
    <w:rsid w:val="00C477DE"/>
    <w:rsid w:val="00C50041"/>
    <w:rsid w:val="00C504B6"/>
    <w:rsid w:val="00C50B24"/>
    <w:rsid w:val="00C50F6D"/>
    <w:rsid w:val="00C51B7E"/>
    <w:rsid w:val="00C52DCE"/>
    <w:rsid w:val="00C54792"/>
    <w:rsid w:val="00C61FF9"/>
    <w:rsid w:val="00C64652"/>
    <w:rsid w:val="00C648D5"/>
    <w:rsid w:val="00C6552E"/>
    <w:rsid w:val="00C66BD6"/>
    <w:rsid w:val="00C744AF"/>
    <w:rsid w:val="00C75961"/>
    <w:rsid w:val="00C77C11"/>
    <w:rsid w:val="00C81A02"/>
    <w:rsid w:val="00C834A5"/>
    <w:rsid w:val="00C855D1"/>
    <w:rsid w:val="00C87ACF"/>
    <w:rsid w:val="00C91A8E"/>
    <w:rsid w:val="00C91E11"/>
    <w:rsid w:val="00C937FB"/>
    <w:rsid w:val="00C95F2F"/>
    <w:rsid w:val="00C97565"/>
    <w:rsid w:val="00C975F0"/>
    <w:rsid w:val="00CA249F"/>
    <w:rsid w:val="00CA2CF8"/>
    <w:rsid w:val="00CA3B07"/>
    <w:rsid w:val="00CA51A7"/>
    <w:rsid w:val="00CA7324"/>
    <w:rsid w:val="00CA7949"/>
    <w:rsid w:val="00CB0C7C"/>
    <w:rsid w:val="00CB21A4"/>
    <w:rsid w:val="00CB29DA"/>
    <w:rsid w:val="00CB2E11"/>
    <w:rsid w:val="00CB49F4"/>
    <w:rsid w:val="00CB5558"/>
    <w:rsid w:val="00CB7DF6"/>
    <w:rsid w:val="00CC21E3"/>
    <w:rsid w:val="00CC2260"/>
    <w:rsid w:val="00CC3596"/>
    <w:rsid w:val="00CC586C"/>
    <w:rsid w:val="00CC59CC"/>
    <w:rsid w:val="00CC5D4F"/>
    <w:rsid w:val="00CC6350"/>
    <w:rsid w:val="00CC7665"/>
    <w:rsid w:val="00CD08C0"/>
    <w:rsid w:val="00CD0C23"/>
    <w:rsid w:val="00CD4148"/>
    <w:rsid w:val="00CD4924"/>
    <w:rsid w:val="00CD72A8"/>
    <w:rsid w:val="00CE0E80"/>
    <w:rsid w:val="00CE1716"/>
    <w:rsid w:val="00CE1912"/>
    <w:rsid w:val="00CE384F"/>
    <w:rsid w:val="00CE53CB"/>
    <w:rsid w:val="00CE5A79"/>
    <w:rsid w:val="00CE6DF9"/>
    <w:rsid w:val="00CE7B67"/>
    <w:rsid w:val="00CED95F"/>
    <w:rsid w:val="00CF08FF"/>
    <w:rsid w:val="00CF0FB9"/>
    <w:rsid w:val="00CF1CD6"/>
    <w:rsid w:val="00CF42D5"/>
    <w:rsid w:val="00CF569A"/>
    <w:rsid w:val="00D02AB4"/>
    <w:rsid w:val="00D02F0A"/>
    <w:rsid w:val="00D03A0B"/>
    <w:rsid w:val="00D06028"/>
    <w:rsid w:val="00D15D62"/>
    <w:rsid w:val="00D174A5"/>
    <w:rsid w:val="00D21685"/>
    <w:rsid w:val="00D24308"/>
    <w:rsid w:val="00D26F8F"/>
    <w:rsid w:val="00D27AED"/>
    <w:rsid w:val="00D3208A"/>
    <w:rsid w:val="00D325CB"/>
    <w:rsid w:val="00D32816"/>
    <w:rsid w:val="00D341AA"/>
    <w:rsid w:val="00D3594A"/>
    <w:rsid w:val="00D35D80"/>
    <w:rsid w:val="00D37A90"/>
    <w:rsid w:val="00D401A7"/>
    <w:rsid w:val="00D42609"/>
    <w:rsid w:val="00D42DD8"/>
    <w:rsid w:val="00D433F4"/>
    <w:rsid w:val="00D4561D"/>
    <w:rsid w:val="00D4763C"/>
    <w:rsid w:val="00D47FA7"/>
    <w:rsid w:val="00D5209B"/>
    <w:rsid w:val="00D525A4"/>
    <w:rsid w:val="00D53198"/>
    <w:rsid w:val="00D53200"/>
    <w:rsid w:val="00D558A4"/>
    <w:rsid w:val="00D57D08"/>
    <w:rsid w:val="00D5E2C5"/>
    <w:rsid w:val="00D62D31"/>
    <w:rsid w:val="00D63FB7"/>
    <w:rsid w:val="00D65190"/>
    <w:rsid w:val="00D66E46"/>
    <w:rsid w:val="00D70605"/>
    <w:rsid w:val="00D71079"/>
    <w:rsid w:val="00D72007"/>
    <w:rsid w:val="00D74935"/>
    <w:rsid w:val="00D74FD8"/>
    <w:rsid w:val="00D75AD1"/>
    <w:rsid w:val="00D75B67"/>
    <w:rsid w:val="00D76802"/>
    <w:rsid w:val="00D837D1"/>
    <w:rsid w:val="00D83ED0"/>
    <w:rsid w:val="00D848DA"/>
    <w:rsid w:val="00D85DBC"/>
    <w:rsid w:val="00D86655"/>
    <w:rsid w:val="00D90869"/>
    <w:rsid w:val="00D90D58"/>
    <w:rsid w:val="00D92357"/>
    <w:rsid w:val="00D92B67"/>
    <w:rsid w:val="00D93A57"/>
    <w:rsid w:val="00D95BF4"/>
    <w:rsid w:val="00DA044B"/>
    <w:rsid w:val="00DA17DC"/>
    <w:rsid w:val="00DB2347"/>
    <w:rsid w:val="00DB3147"/>
    <w:rsid w:val="00DB36F0"/>
    <w:rsid w:val="00DB5955"/>
    <w:rsid w:val="00DB766A"/>
    <w:rsid w:val="00DC2A0F"/>
    <w:rsid w:val="00DC3A37"/>
    <w:rsid w:val="00DC7A16"/>
    <w:rsid w:val="00DD3FAC"/>
    <w:rsid w:val="00DD4C1B"/>
    <w:rsid w:val="00DD4E63"/>
    <w:rsid w:val="00DD71B9"/>
    <w:rsid w:val="00DD7D81"/>
    <w:rsid w:val="00DE0386"/>
    <w:rsid w:val="00DE1106"/>
    <w:rsid w:val="00DE5024"/>
    <w:rsid w:val="00DE5894"/>
    <w:rsid w:val="00DE5AD7"/>
    <w:rsid w:val="00DE73D2"/>
    <w:rsid w:val="00DF35BE"/>
    <w:rsid w:val="00DF4241"/>
    <w:rsid w:val="00DF4B7F"/>
    <w:rsid w:val="00E00B18"/>
    <w:rsid w:val="00E00C2A"/>
    <w:rsid w:val="00E0228A"/>
    <w:rsid w:val="00E02554"/>
    <w:rsid w:val="00E02FA5"/>
    <w:rsid w:val="00E0329A"/>
    <w:rsid w:val="00E05E6A"/>
    <w:rsid w:val="00E13A10"/>
    <w:rsid w:val="00E15675"/>
    <w:rsid w:val="00E1572E"/>
    <w:rsid w:val="00E15E42"/>
    <w:rsid w:val="00E22898"/>
    <w:rsid w:val="00E307DE"/>
    <w:rsid w:val="00E30E1C"/>
    <w:rsid w:val="00E311B1"/>
    <w:rsid w:val="00E3214C"/>
    <w:rsid w:val="00E33147"/>
    <w:rsid w:val="00E34FCA"/>
    <w:rsid w:val="00E4383D"/>
    <w:rsid w:val="00E450DD"/>
    <w:rsid w:val="00E47B5C"/>
    <w:rsid w:val="00E516AF"/>
    <w:rsid w:val="00E51CAC"/>
    <w:rsid w:val="00E51D7D"/>
    <w:rsid w:val="00E51E02"/>
    <w:rsid w:val="00E52920"/>
    <w:rsid w:val="00E57308"/>
    <w:rsid w:val="00E621ED"/>
    <w:rsid w:val="00E6395C"/>
    <w:rsid w:val="00E671FA"/>
    <w:rsid w:val="00E6A42B"/>
    <w:rsid w:val="00E70427"/>
    <w:rsid w:val="00E712C3"/>
    <w:rsid w:val="00E7197D"/>
    <w:rsid w:val="00E72F96"/>
    <w:rsid w:val="00E80BA8"/>
    <w:rsid w:val="00E80F3E"/>
    <w:rsid w:val="00E81C41"/>
    <w:rsid w:val="00E831FA"/>
    <w:rsid w:val="00E84425"/>
    <w:rsid w:val="00E85B94"/>
    <w:rsid w:val="00E906DE"/>
    <w:rsid w:val="00E918B7"/>
    <w:rsid w:val="00E91CC5"/>
    <w:rsid w:val="00EA178B"/>
    <w:rsid w:val="00EA6D79"/>
    <w:rsid w:val="00EB0B3A"/>
    <w:rsid w:val="00EB195A"/>
    <w:rsid w:val="00EB484D"/>
    <w:rsid w:val="00EC102D"/>
    <w:rsid w:val="00EC1785"/>
    <w:rsid w:val="00EC1D07"/>
    <w:rsid w:val="00EC3D21"/>
    <w:rsid w:val="00EC65E7"/>
    <w:rsid w:val="00EC71C7"/>
    <w:rsid w:val="00ED0C31"/>
    <w:rsid w:val="00ED1F43"/>
    <w:rsid w:val="00ED31D5"/>
    <w:rsid w:val="00ED4C54"/>
    <w:rsid w:val="00ED5D01"/>
    <w:rsid w:val="00ED62B7"/>
    <w:rsid w:val="00EE266D"/>
    <w:rsid w:val="00EE27D5"/>
    <w:rsid w:val="00EE3A72"/>
    <w:rsid w:val="00EE4AEB"/>
    <w:rsid w:val="00EE5A7D"/>
    <w:rsid w:val="00EE663C"/>
    <w:rsid w:val="00EE67A9"/>
    <w:rsid w:val="00EF17F2"/>
    <w:rsid w:val="00EF25E4"/>
    <w:rsid w:val="00EF26D9"/>
    <w:rsid w:val="00EF2F97"/>
    <w:rsid w:val="00EF43EC"/>
    <w:rsid w:val="00EF4909"/>
    <w:rsid w:val="00F04F5D"/>
    <w:rsid w:val="00F06F81"/>
    <w:rsid w:val="00F1107B"/>
    <w:rsid w:val="00F11237"/>
    <w:rsid w:val="00F12E4A"/>
    <w:rsid w:val="00F13EEE"/>
    <w:rsid w:val="00F15A87"/>
    <w:rsid w:val="00F23E7E"/>
    <w:rsid w:val="00F24AAA"/>
    <w:rsid w:val="00F25362"/>
    <w:rsid w:val="00F26437"/>
    <w:rsid w:val="00F27185"/>
    <w:rsid w:val="00F298EE"/>
    <w:rsid w:val="00F32F34"/>
    <w:rsid w:val="00F35930"/>
    <w:rsid w:val="00F35E4B"/>
    <w:rsid w:val="00F37B00"/>
    <w:rsid w:val="00F37E5D"/>
    <w:rsid w:val="00F41717"/>
    <w:rsid w:val="00F41C60"/>
    <w:rsid w:val="00F432A9"/>
    <w:rsid w:val="00F457F8"/>
    <w:rsid w:val="00F4692B"/>
    <w:rsid w:val="00F501AB"/>
    <w:rsid w:val="00F51F8E"/>
    <w:rsid w:val="00F52A57"/>
    <w:rsid w:val="00F54DC9"/>
    <w:rsid w:val="00F54FD9"/>
    <w:rsid w:val="00F55929"/>
    <w:rsid w:val="00F55C78"/>
    <w:rsid w:val="00F5736F"/>
    <w:rsid w:val="00F60223"/>
    <w:rsid w:val="00F61F85"/>
    <w:rsid w:val="00F621FA"/>
    <w:rsid w:val="00F64E59"/>
    <w:rsid w:val="00F67904"/>
    <w:rsid w:val="00F71AA3"/>
    <w:rsid w:val="00F73C4B"/>
    <w:rsid w:val="00F74B66"/>
    <w:rsid w:val="00F77633"/>
    <w:rsid w:val="00F77F46"/>
    <w:rsid w:val="00F84396"/>
    <w:rsid w:val="00F917F4"/>
    <w:rsid w:val="00F922D8"/>
    <w:rsid w:val="00F924D6"/>
    <w:rsid w:val="00F937DA"/>
    <w:rsid w:val="00F949D1"/>
    <w:rsid w:val="00F95938"/>
    <w:rsid w:val="00F95DAF"/>
    <w:rsid w:val="00F97AA3"/>
    <w:rsid w:val="00F97F7B"/>
    <w:rsid w:val="00FA064E"/>
    <w:rsid w:val="00FA474B"/>
    <w:rsid w:val="00FA5B5D"/>
    <w:rsid w:val="00FA642F"/>
    <w:rsid w:val="00FA671C"/>
    <w:rsid w:val="00FB034D"/>
    <w:rsid w:val="00FB175F"/>
    <w:rsid w:val="00FB224A"/>
    <w:rsid w:val="00FB3E89"/>
    <w:rsid w:val="00FB57D7"/>
    <w:rsid w:val="00FB5DB3"/>
    <w:rsid w:val="00FB7BC9"/>
    <w:rsid w:val="00FC3C12"/>
    <w:rsid w:val="00FC3DAE"/>
    <w:rsid w:val="00FC5FDD"/>
    <w:rsid w:val="00FD0641"/>
    <w:rsid w:val="00FD073B"/>
    <w:rsid w:val="00FD0B8F"/>
    <w:rsid w:val="00FD53A2"/>
    <w:rsid w:val="00FD68BA"/>
    <w:rsid w:val="00FE1373"/>
    <w:rsid w:val="00FE7916"/>
    <w:rsid w:val="00FE7B5C"/>
    <w:rsid w:val="00FEDE27"/>
    <w:rsid w:val="00FF13B7"/>
    <w:rsid w:val="00FF17DE"/>
    <w:rsid w:val="00FF259E"/>
    <w:rsid w:val="00FF3C25"/>
    <w:rsid w:val="00FF3E15"/>
    <w:rsid w:val="00FF50DC"/>
    <w:rsid w:val="00FF6CBB"/>
    <w:rsid w:val="01246B8C"/>
    <w:rsid w:val="012EB64C"/>
    <w:rsid w:val="01337172"/>
    <w:rsid w:val="013A06F7"/>
    <w:rsid w:val="0144C707"/>
    <w:rsid w:val="01B27323"/>
    <w:rsid w:val="01DC7FA2"/>
    <w:rsid w:val="01F55FE7"/>
    <w:rsid w:val="01FC4B34"/>
    <w:rsid w:val="0232BEC4"/>
    <w:rsid w:val="02469460"/>
    <w:rsid w:val="025C89AC"/>
    <w:rsid w:val="026068EB"/>
    <w:rsid w:val="0283EDAE"/>
    <w:rsid w:val="028A0361"/>
    <w:rsid w:val="028C591D"/>
    <w:rsid w:val="02B073B8"/>
    <w:rsid w:val="02B47345"/>
    <w:rsid w:val="02BC497F"/>
    <w:rsid w:val="02BF9A8D"/>
    <w:rsid w:val="02C5D307"/>
    <w:rsid w:val="02D239D6"/>
    <w:rsid w:val="02F5CB1E"/>
    <w:rsid w:val="02FD6E45"/>
    <w:rsid w:val="0304B6E2"/>
    <w:rsid w:val="030D1833"/>
    <w:rsid w:val="03313EF9"/>
    <w:rsid w:val="033AC0A4"/>
    <w:rsid w:val="0346E2E4"/>
    <w:rsid w:val="035B32C7"/>
    <w:rsid w:val="0362D7B0"/>
    <w:rsid w:val="036E73CF"/>
    <w:rsid w:val="0372B05D"/>
    <w:rsid w:val="0376E6A8"/>
    <w:rsid w:val="038B3564"/>
    <w:rsid w:val="03C3E1B1"/>
    <w:rsid w:val="03DDE7F6"/>
    <w:rsid w:val="03E63B94"/>
    <w:rsid w:val="03F482DC"/>
    <w:rsid w:val="03F9CF1A"/>
    <w:rsid w:val="040D0221"/>
    <w:rsid w:val="041344ED"/>
    <w:rsid w:val="041B731B"/>
    <w:rsid w:val="042A5715"/>
    <w:rsid w:val="047AE300"/>
    <w:rsid w:val="04865D0D"/>
    <w:rsid w:val="0488D392"/>
    <w:rsid w:val="048B50C6"/>
    <w:rsid w:val="048B87D4"/>
    <w:rsid w:val="04AEFEE3"/>
    <w:rsid w:val="04BCE543"/>
    <w:rsid w:val="04D3ACA3"/>
    <w:rsid w:val="04D7DF95"/>
    <w:rsid w:val="04D8EC5B"/>
    <w:rsid w:val="04E28B75"/>
    <w:rsid w:val="04F606A4"/>
    <w:rsid w:val="04F72FC4"/>
    <w:rsid w:val="04FD447F"/>
    <w:rsid w:val="04FE304A"/>
    <w:rsid w:val="052C9AB7"/>
    <w:rsid w:val="05309041"/>
    <w:rsid w:val="054729AA"/>
    <w:rsid w:val="057A41DD"/>
    <w:rsid w:val="057E8555"/>
    <w:rsid w:val="058467E0"/>
    <w:rsid w:val="059B4976"/>
    <w:rsid w:val="05A7B07B"/>
    <w:rsid w:val="05A7D746"/>
    <w:rsid w:val="05A8D4DF"/>
    <w:rsid w:val="05C061D5"/>
    <w:rsid w:val="05C8EC2A"/>
    <w:rsid w:val="05DAD32A"/>
    <w:rsid w:val="05E2B05F"/>
    <w:rsid w:val="05E87D9C"/>
    <w:rsid w:val="060B305D"/>
    <w:rsid w:val="064A6DAB"/>
    <w:rsid w:val="065B0321"/>
    <w:rsid w:val="065ECCBB"/>
    <w:rsid w:val="0662924C"/>
    <w:rsid w:val="0670ED6D"/>
    <w:rsid w:val="0688EA96"/>
    <w:rsid w:val="06A91BCC"/>
    <w:rsid w:val="06B111F2"/>
    <w:rsid w:val="06CF91A2"/>
    <w:rsid w:val="06F06194"/>
    <w:rsid w:val="06F7F6B2"/>
    <w:rsid w:val="0705FF82"/>
    <w:rsid w:val="0706E83B"/>
    <w:rsid w:val="070D8889"/>
    <w:rsid w:val="073B5C7E"/>
    <w:rsid w:val="073C5342"/>
    <w:rsid w:val="0740201C"/>
    <w:rsid w:val="074DEFF5"/>
    <w:rsid w:val="075B6085"/>
    <w:rsid w:val="0763F9CB"/>
    <w:rsid w:val="076851C9"/>
    <w:rsid w:val="07713776"/>
    <w:rsid w:val="077A57DC"/>
    <w:rsid w:val="077D1E35"/>
    <w:rsid w:val="078CEFCF"/>
    <w:rsid w:val="07943B05"/>
    <w:rsid w:val="07978343"/>
    <w:rsid w:val="07A29E01"/>
    <w:rsid w:val="07A9677B"/>
    <w:rsid w:val="07AA963B"/>
    <w:rsid w:val="07ADBA4E"/>
    <w:rsid w:val="07AEDAB5"/>
    <w:rsid w:val="07B70C1F"/>
    <w:rsid w:val="07C5C206"/>
    <w:rsid w:val="07C81263"/>
    <w:rsid w:val="07D8F7C0"/>
    <w:rsid w:val="07E2F910"/>
    <w:rsid w:val="07E91C38"/>
    <w:rsid w:val="07ECC3D1"/>
    <w:rsid w:val="07FBCCD0"/>
    <w:rsid w:val="07FEDB61"/>
    <w:rsid w:val="080951D8"/>
    <w:rsid w:val="08163B6B"/>
    <w:rsid w:val="082CC541"/>
    <w:rsid w:val="08352167"/>
    <w:rsid w:val="0838452E"/>
    <w:rsid w:val="084160A9"/>
    <w:rsid w:val="0844539D"/>
    <w:rsid w:val="084BE5AC"/>
    <w:rsid w:val="08584602"/>
    <w:rsid w:val="0858B437"/>
    <w:rsid w:val="0873208D"/>
    <w:rsid w:val="0887D36A"/>
    <w:rsid w:val="08950D3D"/>
    <w:rsid w:val="089EBE6C"/>
    <w:rsid w:val="08C1BB5F"/>
    <w:rsid w:val="08CB0DF0"/>
    <w:rsid w:val="08D2E767"/>
    <w:rsid w:val="08E0132A"/>
    <w:rsid w:val="08F5E762"/>
    <w:rsid w:val="08F62A16"/>
    <w:rsid w:val="09008279"/>
    <w:rsid w:val="09046E05"/>
    <w:rsid w:val="09054A97"/>
    <w:rsid w:val="093D8EDF"/>
    <w:rsid w:val="094DCDFA"/>
    <w:rsid w:val="09596FE8"/>
    <w:rsid w:val="095CA987"/>
    <w:rsid w:val="09638981"/>
    <w:rsid w:val="099CCB70"/>
    <w:rsid w:val="09A0C81C"/>
    <w:rsid w:val="09A0E7EB"/>
    <w:rsid w:val="09B007AD"/>
    <w:rsid w:val="09BDF2E2"/>
    <w:rsid w:val="09E472BA"/>
    <w:rsid w:val="09E7C1A6"/>
    <w:rsid w:val="09E8C530"/>
    <w:rsid w:val="0A18D957"/>
    <w:rsid w:val="0A2FC289"/>
    <w:rsid w:val="0A4504EF"/>
    <w:rsid w:val="0A4AFE67"/>
    <w:rsid w:val="0A521244"/>
    <w:rsid w:val="0A569AD9"/>
    <w:rsid w:val="0A6C4135"/>
    <w:rsid w:val="0A7936ED"/>
    <w:rsid w:val="0A7A353E"/>
    <w:rsid w:val="0A8F2ED4"/>
    <w:rsid w:val="0A96660E"/>
    <w:rsid w:val="0A9AAF2C"/>
    <w:rsid w:val="0A9B9AE8"/>
    <w:rsid w:val="0A9BF1E2"/>
    <w:rsid w:val="0AADA095"/>
    <w:rsid w:val="0AB8580C"/>
    <w:rsid w:val="0ABAE0AC"/>
    <w:rsid w:val="0AC87350"/>
    <w:rsid w:val="0ACB7DE9"/>
    <w:rsid w:val="0ADF2D25"/>
    <w:rsid w:val="0AF147CB"/>
    <w:rsid w:val="0AFD1150"/>
    <w:rsid w:val="0B0ECAFD"/>
    <w:rsid w:val="0B136DF1"/>
    <w:rsid w:val="0B2B5ECB"/>
    <w:rsid w:val="0B3193CB"/>
    <w:rsid w:val="0B5943D3"/>
    <w:rsid w:val="0B61E1DE"/>
    <w:rsid w:val="0B7B00E0"/>
    <w:rsid w:val="0B84CB2D"/>
    <w:rsid w:val="0B981048"/>
    <w:rsid w:val="0B9AEF47"/>
    <w:rsid w:val="0BAEC811"/>
    <w:rsid w:val="0BB2D76C"/>
    <w:rsid w:val="0BCA334C"/>
    <w:rsid w:val="0BDF1635"/>
    <w:rsid w:val="0BDF64C3"/>
    <w:rsid w:val="0BEB360A"/>
    <w:rsid w:val="0BEEA94B"/>
    <w:rsid w:val="0BFCCEA6"/>
    <w:rsid w:val="0C031CBC"/>
    <w:rsid w:val="0C0D7BEB"/>
    <w:rsid w:val="0C0F1682"/>
    <w:rsid w:val="0C273326"/>
    <w:rsid w:val="0C324F63"/>
    <w:rsid w:val="0C3BF98F"/>
    <w:rsid w:val="0C4D4C42"/>
    <w:rsid w:val="0C86F401"/>
    <w:rsid w:val="0C9161AE"/>
    <w:rsid w:val="0CA923E8"/>
    <w:rsid w:val="0CC2DF7A"/>
    <w:rsid w:val="0CC36292"/>
    <w:rsid w:val="0CC84252"/>
    <w:rsid w:val="0CCDB242"/>
    <w:rsid w:val="0CD1DEC1"/>
    <w:rsid w:val="0CECE353"/>
    <w:rsid w:val="0CF33F41"/>
    <w:rsid w:val="0CFAC525"/>
    <w:rsid w:val="0D07B7A9"/>
    <w:rsid w:val="0D153953"/>
    <w:rsid w:val="0D210D7D"/>
    <w:rsid w:val="0D260055"/>
    <w:rsid w:val="0D2B0F39"/>
    <w:rsid w:val="0D36529F"/>
    <w:rsid w:val="0D495CDE"/>
    <w:rsid w:val="0D4E41BA"/>
    <w:rsid w:val="0D5F3F91"/>
    <w:rsid w:val="0D7A903A"/>
    <w:rsid w:val="0D958436"/>
    <w:rsid w:val="0D9BD899"/>
    <w:rsid w:val="0D9CBD16"/>
    <w:rsid w:val="0DB230C1"/>
    <w:rsid w:val="0DBFC32B"/>
    <w:rsid w:val="0DCD54F3"/>
    <w:rsid w:val="0DCEEAD2"/>
    <w:rsid w:val="0DD497A5"/>
    <w:rsid w:val="0E040581"/>
    <w:rsid w:val="0E046635"/>
    <w:rsid w:val="0E3B16F3"/>
    <w:rsid w:val="0E4FB821"/>
    <w:rsid w:val="0E5D38EF"/>
    <w:rsid w:val="0E62336C"/>
    <w:rsid w:val="0E7D42A6"/>
    <w:rsid w:val="0E87AA22"/>
    <w:rsid w:val="0E8C2A8C"/>
    <w:rsid w:val="0E9F74A2"/>
    <w:rsid w:val="0EA5DB6D"/>
    <w:rsid w:val="0EB6FC8F"/>
    <w:rsid w:val="0ECD10F2"/>
    <w:rsid w:val="0ED0CC50"/>
    <w:rsid w:val="0ED1C3BF"/>
    <w:rsid w:val="0ED9A024"/>
    <w:rsid w:val="0EEFE6F8"/>
    <w:rsid w:val="0EFA608E"/>
    <w:rsid w:val="0F0510C8"/>
    <w:rsid w:val="0F0DBB61"/>
    <w:rsid w:val="0F21BFB8"/>
    <w:rsid w:val="0F2D0025"/>
    <w:rsid w:val="0F30E57E"/>
    <w:rsid w:val="0F39CBE3"/>
    <w:rsid w:val="0F3B66E2"/>
    <w:rsid w:val="0F473C9A"/>
    <w:rsid w:val="0F48D1AF"/>
    <w:rsid w:val="0F683F34"/>
    <w:rsid w:val="0F72C6BF"/>
    <w:rsid w:val="0F827291"/>
    <w:rsid w:val="0F84C77F"/>
    <w:rsid w:val="0FA26C5F"/>
    <w:rsid w:val="0FB62EA9"/>
    <w:rsid w:val="0FC026D1"/>
    <w:rsid w:val="0FC1505E"/>
    <w:rsid w:val="0FE13553"/>
    <w:rsid w:val="0FF06864"/>
    <w:rsid w:val="100C9D95"/>
    <w:rsid w:val="1055AED3"/>
    <w:rsid w:val="1082401A"/>
    <w:rsid w:val="109AC10C"/>
    <w:rsid w:val="10A306C9"/>
    <w:rsid w:val="10CA9661"/>
    <w:rsid w:val="10D1CD4A"/>
    <w:rsid w:val="10E04630"/>
    <w:rsid w:val="10F20348"/>
    <w:rsid w:val="11150C87"/>
    <w:rsid w:val="1115F4BB"/>
    <w:rsid w:val="11213375"/>
    <w:rsid w:val="11217F02"/>
    <w:rsid w:val="11266EC2"/>
    <w:rsid w:val="11284FE1"/>
    <w:rsid w:val="112D3025"/>
    <w:rsid w:val="1136B785"/>
    <w:rsid w:val="11395F44"/>
    <w:rsid w:val="11404019"/>
    <w:rsid w:val="11540BD7"/>
    <w:rsid w:val="1158BB7B"/>
    <w:rsid w:val="11677515"/>
    <w:rsid w:val="116C373A"/>
    <w:rsid w:val="116DFF2B"/>
    <w:rsid w:val="117025F4"/>
    <w:rsid w:val="1184AAC7"/>
    <w:rsid w:val="11C9E48B"/>
    <w:rsid w:val="11DB00FA"/>
    <w:rsid w:val="11E76548"/>
    <w:rsid w:val="11EB53CD"/>
    <w:rsid w:val="120226FF"/>
    <w:rsid w:val="121196A9"/>
    <w:rsid w:val="12150E06"/>
    <w:rsid w:val="121A37BF"/>
    <w:rsid w:val="121CE6A3"/>
    <w:rsid w:val="122CE1C8"/>
    <w:rsid w:val="1233A8D0"/>
    <w:rsid w:val="12670CC2"/>
    <w:rsid w:val="126B61D1"/>
    <w:rsid w:val="1274BAA4"/>
    <w:rsid w:val="127D7043"/>
    <w:rsid w:val="12972EA4"/>
    <w:rsid w:val="1299379E"/>
    <w:rsid w:val="12A2F36D"/>
    <w:rsid w:val="12A3A990"/>
    <w:rsid w:val="12AE8254"/>
    <w:rsid w:val="12B2521E"/>
    <w:rsid w:val="12C14C1C"/>
    <w:rsid w:val="12C1B184"/>
    <w:rsid w:val="12DFAB48"/>
    <w:rsid w:val="12E24E0C"/>
    <w:rsid w:val="12EAA75C"/>
    <w:rsid w:val="12ECDB7F"/>
    <w:rsid w:val="12FE199D"/>
    <w:rsid w:val="130647AA"/>
    <w:rsid w:val="132239F4"/>
    <w:rsid w:val="1325A356"/>
    <w:rsid w:val="132AA014"/>
    <w:rsid w:val="13370C72"/>
    <w:rsid w:val="133C6418"/>
    <w:rsid w:val="1342704C"/>
    <w:rsid w:val="135411B6"/>
    <w:rsid w:val="135CE42C"/>
    <w:rsid w:val="137A28A5"/>
    <w:rsid w:val="139E072C"/>
    <w:rsid w:val="13A2F817"/>
    <w:rsid w:val="13AA9C98"/>
    <w:rsid w:val="13AD80E0"/>
    <w:rsid w:val="13E94421"/>
    <w:rsid w:val="13E9F804"/>
    <w:rsid w:val="13F64E59"/>
    <w:rsid w:val="13FC32B6"/>
    <w:rsid w:val="14099D82"/>
    <w:rsid w:val="14147A95"/>
    <w:rsid w:val="1417CE50"/>
    <w:rsid w:val="141EC23C"/>
    <w:rsid w:val="142AD4CD"/>
    <w:rsid w:val="14376D44"/>
    <w:rsid w:val="145A9FA3"/>
    <w:rsid w:val="148851C5"/>
    <w:rsid w:val="148DF026"/>
    <w:rsid w:val="1491819E"/>
    <w:rsid w:val="1494272D"/>
    <w:rsid w:val="14AF5AFA"/>
    <w:rsid w:val="14BAAB38"/>
    <w:rsid w:val="14C24531"/>
    <w:rsid w:val="14D72466"/>
    <w:rsid w:val="14DA151D"/>
    <w:rsid w:val="15109F6C"/>
    <w:rsid w:val="152BA430"/>
    <w:rsid w:val="1575E63F"/>
    <w:rsid w:val="157926A9"/>
    <w:rsid w:val="158AA690"/>
    <w:rsid w:val="158B0B17"/>
    <w:rsid w:val="158C0C24"/>
    <w:rsid w:val="15985D59"/>
    <w:rsid w:val="15A1CD76"/>
    <w:rsid w:val="15A415A4"/>
    <w:rsid w:val="15B05AF0"/>
    <w:rsid w:val="15B1E426"/>
    <w:rsid w:val="15D556A4"/>
    <w:rsid w:val="15F1C6F5"/>
    <w:rsid w:val="16218B3F"/>
    <w:rsid w:val="162C4221"/>
    <w:rsid w:val="162F0B66"/>
    <w:rsid w:val="16397234"/>
    <w:rsid w:val="164241FB"/>
    <w:rsid w:val="164F04CF"/>
    <w:rsid w:val="1653C335"/>
    <w:rsid w:val="1666F2E0"/>
    <w:rsid w:val="16838AA4"/>
    <w:rsid w:val="169F7519"/>
    <w:rsid w:val="16AC4B7B"/>
    <w:rsid w:val="16BFE9C3"/>
    <w:rsid w:val="16C5F340"/>
    <w:rsid w:val="16C8A410"/>
    <w:rsid w:val="16C8B10B"/>
    <w:rsid w:val="16D0BC99"/>
    <w:rsid w:val="16DB3BDE"/>
    <w:rsid w:val="16DC6317"/>
    <w:rsid w:val="16E0372A"/>
    <w:rsid w:val="16E19310"/>
    <w:rsid w:val="170802C2"/>
    <w:rsid w:val="170CA579"/>
    <w:rsid w:val="17251E93"/>
    <w:rsid w:val="17304855"/>
    <w:rsid w:val="1740F707"/>
    <w:rsid w:val="1745DF59"/>
    <w:rsid w:val="1750C161"/>
    <w:rsid w:val="175F1B8E"/>
    <w:rsid w:val="17658927"/>
    <w:rsid w:val="1779C100"/>
    <w:rsid w:val="1787F341"/>
    <w:rsid w:val="179ABB77"/>
    <w:rsid w:val="17B3FC6F"/>
    <w:rsid w:val="17C01E54"/>
    <w:rsid w:val="17D9485B"/>
    <w:rsid w:val="17DF3BAB"/>
    <w:rsid w:val="17F07DEB"/>
    <w:rsid w:val="17F4D54F"/>
    <w:rsid w:val="17F5B917"/>
    <w:rsid w:val="17F61512"/>
    <w:rsid w:val="180DC76B"/>
    <w:rsid w:val="18183569"/>
    <w:rsid w:val="181D805E"/>
    <w:rsid w:val="1820B6CD"/>
    <w:rsid w:val="184B8105"/>
    <w:rsid w:val="184C6B48"/>
    <w:rsid w:val="186B8973"/>
    <w:rsid w:val="186C064C"/>
    <w:rsid w:val="18704148"/>
    <w:rsid w:val="187E0415"/>
    <w:rsid w:val="187F91A7"/>
    <w:rsid w:val="188C338B"/>
    <w:rsid w:val="18977B67"/>
    <w:rsid w:val="18AFBF63"/>
    <w:rsid w:val="18DCF291"/>
    <w:rsid w:val="18E59AC4"/>
    <w:rsid w:val="1909D080"/>
    <w:rsid w:val="19115C48"/>
    <w:rsid w:val="19189913"/>
    <w:rsid w:val="191A9BF7"/>
    <w:rsid w:val="191FD22B"/>
    <w:rsid w:val="192B68C8"/>
    <w:rsid w:val="193F6A4E"/>
    <w:rsid w:val="194AF878"/>
    <w:rsid w:val="194D14FF"/>
    <w:rsid w:val="1966DFA5"/>
    <w:rsid w:val="196A266D"/>
    <w:rsid w:val="1975ADA8"/>
    <w:rsid w:val="197C0A09"/>
    <w:rsid w:val="1986ED38"/>
    <w:rsid w:val="198CE7B4"/>
    <w:rsid w:val="198E146B"/>
    <w:rsid w:val="19965821"/>
    <w:rsid w:val="19A94335"/>
    <w:rsid w:val="19ACE35D"/>
    <w:rsid w:val="19C449FC"/>
    <w:rsid w:val="19C8CF3F"/>
    <w:rsid w:val="19CDE721"/>
    <w:rsid w:val="19D305FF"/>
    <w:rsid w:val="19E4AE07"/>
    <w:rsid w:val="19E95782"/>
    <w:rsid w:val="1A016529"/>
    <w:rsid w:val="1A01A888"/>
    <w:rsid w:val="1A1B7914"/>
    <w:rsid w:val="1A3287E6"/>
    <w:rsid w:val="1A38DA5C"/>
    <w:rsid w:val="1A45E99E"/>
    <w:rsid w:val="1A8B3876"/>
    <w:rsid w:val="1A9E48C4"/>
    <w:rsid w:val="1A9E7066"/>
    <w:rsid w:val="1AA3D3DD"/>
    <w:rsid w:val="1AB79149"/>
    <w:rsid w:val="1ABF7353"/>
    <w:rsid w:val="1AC508EE"/>
    <w:rsid w:val="1AD00F8F"/>
    <w:rsid w:val="1AD17529"/>
    <w:rsid w:val="1AE90EC9"/>
    <w:rsid w:val="1AF08DA7"/>
    <w:rsid w:val="1AFB389C"/>
    <w:rsid w:val="1B03F228"/>
    <w:rsid w:val="1B055F07"/>
    <w:rsid w:val="1B1355C4"/>
    <w:rsid w:val="1B1451E3"/>
    <w:rsid w:val="1B146679"/>
    <w:rsid w:val="1B14BE30"/>
    <w:rsid w:val="1B1F1763"/>
    <w:rsid w:val="1B4985BB"/>
    <w:rsid w:val="1B51FF06"/>
    <w:rsid w:val="1B54DB26"/>
    <w:rsid w:val="1B718230"/>
    <w:rsid w:val="1B755D03"/>
    <w:rsid w:val="1B7B74D7"/>
    <w:rsid w:val="1B9F0984"/>
    <w:rsid w:val="1BA5DDE9"/>
    <w:rsid w:val="1BB1E2FA"/>
    <w:rsid w:val="1BB60BF2"/>
    <w:rsid w:val="1BBC1EF0"/>
    <w:rsid w:val="1BD0EAA6"/>
    <w:rsid w:val="1BD1CC3F"/>
    <w:rsid w:val="1C01F9A5"/>
    <w:rsid w:val="1C0CB936"/>
    <w:rsid w:val="1C16BC9E"/>
    <w:rsid w:val="1C5E75C8"/>
    <w:rsid w:val="1C637646"/>
    <w:rsid w:val="1C740252"/>
    <w:rsid w:val="1C7F1A68"/>
    <w:rsid w:val="1C81F07C"/>
    <w:rsid w:val="1C92AEAF"/>
    <w:rsid w:val="1C99467C"/>
    <w:rsid w:val="1C9A9492"/>
    <w:rsid w:val="1CB63491"/>
    <w:rsid w:val="1CBCB4AA"/>
    <w:rsid w:val="1CD55EA9"/>
    <w:rsid w:val="1CDD80E2"/>
    <w:rsid w:val="1CDE877C"/>
    <w:rsid w:val="1CDEB2D7"/>
    <w:rsid w:val="1CE57BD4"/>
    <w:rsid w:val="1CE9689D"/>
    <w:rsid w:val="1CF1CE43"/>
    <w:rsid w:val="1CF1E01B"/>
    <w:rsid w:val="1CF2F783"/>
    <w:rsid w:val="1CF36E71"/>
    <w:rsid w:val="1D174538"/>
    <w:rsid w:val="1D233FFF"/>
    <w:rsid w:val="1D28F9EB"/>
    <w:rsid w:val="1D334079"/>
    <w:rsid w:val="1D4EE3F9"/>
    <w:rsid w:val="1D5AA6AF"/>
    <w:rsid w:val="1D5D414E"/>
    <w:rsid w:val="1D812B5A"/>
    <w:rsid w:val="1D9E5383"/>
    <w:rsid w:val="1DA31F36"/>
    <w:rsid w:val="1DA3BD95"/>
    <w:rsid w:val="1DAC7914"/>
    <w:rsid w:val="1DB0AA52"/>
    <w:rsid w:val="1DB938AA"/>
    <w:rsid w:val="1DC2AA8B"/>
    <w:rsid w:val="1DE21668"/>
    <w:rsid w:val="1DE7618B"/>
    <w:rsid w:val="1DE8B359"/>
    <w:rsid w:val="1DFDF3EC"/>
    <w:rsid w:val="1E1B4E7F"/>
    <w:rsid w:val="1E1E51AB"/>
    <w:rsid w:val="1E2CFEFA"/>
    <w:rsid w:val="1E32D6BD"/>
    <w:rsid w:val="1E3E34AB"/>
    <w:rsid w:val="1E4DDFDE"/>
    <w:rsid w:val="1E4FF9CA"/>
    <w:rsid w:val="1E58AD25"/>
    <w:rsid w:val="1E64FF27"/>
    <w:rsid w:val="1E827E45"/>
    <w:rsid w:val="1E963CA0"/>
    <w:rsid w:val="1E98E25F"/>
    <w:rsid w:val="1EA56006"/>
    <w:rsid w:val="1EAEE69C"/>
    <w:rsid w:val="1EB10D93"/>
    <w:rsid w:val="1EB3ECF8"/>
    <w:rsid w:val="1EB49A6F"/>
    <w:rsid w:val="1EBC7FE3"/>
    <w:rsid w:val="1ED7D5B3"/>
    <w:rsid w:val="1EE64E4E"/>
    <w:rsid w:val="1EF57E7A"/>
    <w:rsid w:val="1EF8959E"/>
    <w:rsid w:val="1EFB49B1"/>
    <w:rsid w:val="1F0E8642"/>
    <w:rsid w:val="1F139A8A"/>
    <w:rsid w:val="1F2C6435"/>
    <w:rsid w:val="1F3F0137"/>
    <w:rsid w:val="1F5F00ED"/>
    <w:rsid w:val="1F708D01"/>
    <w:rsid w:val="1F7DA5AE"/>
    <w:rsid w:val="1F88CC83"/>
    <w:rsid w:val="1F89A2B3"/>
    <w:rsid w:val="1F987FBA"/>
    <w:rsid w:val="1FA29E81"/>
    <w:rsid w:val="1FA4BB21"/>
    <w:rsid w:val="1FABAB59"/>
    <w:rsid w:val="1FCF34F4"/>
    <w:rsid w:val="1FD12268"/>
    <w:rsid w:val="200D9F09"/>
    <w:rsid w:val="2012C6B5"/>
    <w:rsid w:val="201EE220"/>
    <w:rsid w:val="20329630"/>
    <w:rsid w:val="20386896"/>
    <w:rsid w:val="2084A6EA"/>
    <w:rsid w:val="209778B1"/>
    <w:rsid w:val="20E6BA78"/>
    <w:rsid w:val="20E9CA49"/>
    <w:rsid w:val="20FFD5B2"/>
    <w:rsid w:val="2123DB04"/>
    <w:rsid w:val="213A9D18"/>
    <w:rsid w:val="214BAF5E"/>
    <w:rsid w:val="21501131"/>
    <w:rsid w:val="215C338D"/>
    <w:rsid w:val="215CA7D5"/>
    <w:rsid w:val="216519CB"/>
    <w:rsid w:val="216F6B2D"/>
    <w:rsid w:val="2188CB45"/>
    <w:rsid w:val="218EF7E9"/>
    <w:rsid w:val="21909257"/>
    <w:rsid w:val="21AF5280"/>
    <w:rsid w:val="21CD2160"/>
    <w:rsid w:val="21D8AD8D"/>
    <w:rsid w:val="21F575D5"/>
    <w:rsid w:val="220F768B"/>
    <w:rsid w:val="22258C64"/>
    <w:rsid w:val="224F3111"/>
    <w:rsid w:val="22611256"/>
    <w:rsid w:val="2262A930"/>
    <w:rsid w:val="226AE0E0"/>
    <w:rsid w:val="227ADEE1"/>
    <w:rsid w:val="228175C7"/>
    <w:rsid w:val="228458C8"/>
    <w:rsid w:val="2284C26F"/>
    <w:rsid w:val="2292DCC1"/>
    <w:rsid w:val="22C9A9EC"/>
    <w:rsid w:val="22FE795E"/>
    <w:rsid w:val="2306ED52"/>
    <w:rsid w:val="231E1D0A"/>
    <w:rsid w:val="2336E484"/>
    <w:rsid w:val="2345D3B2"/>
    <w:rsid w:val="235C4915"/>
    <w:rsid w:val="237026DC"/>
    <w:rsid w:val="237E7D9E"/>
    <w:rsid w:val="2389F942"/>
    <w:rsid w:val="238E0C55"/>
    <w:rsid w:val="239E6086"/>
    <w:rsid w:val="23A7AB11"/>
    <w:rsid w:val="23ABE0FF"/>
    <w:rsid w:val="23B58366"/>
    <w:rsid w:val="23B65D0A"/>
    <w:rsid w:val="23B6DD6F"/>
    <w:rsid w:val="23BBC8D6"/>
    <w:rsid w:val="23BC08C9"/>
    <w:rsid w:val="23CBAD28"/>
    <w:rsid w:val="23D9B6E0"/>
    <w:rsid w:val="23DAD6A0"/>
    <w:rsid w:val="23F2819B"/>
    <w:rsid w:val="23F9ADD1"/>
    <w:rsid w:val="23F9C895"/>
    <w:rsid w:val="23FFFFF0"/>
    <w:rsid w:val="2409B93D"/>
    <w:rsid w:val="240DF01B"/>
    <w:rsid w:val="242C5A50"/>
    <w:rsid w:val="2436456C"/>
    <w:rsid w:val="243794C3"/>
    <w:rsid w:val="243D3831"/>
    <w:rsid w:val="244C0696"/>
    <w:rsid w:val="2454F7F7"/>
    <w:rsid w:val="2455AA81"/>
    <w:rsid w:val="245C4BDE"/>
    <w:rsid w:val="245DCF68"/>
    <w:rsid w:val="2460DA60"/>
    <w:rsid w:val="24622C2D"/>
    <w:rsid w:val="247A0DE3"/>
    <w:rsid w:val="248AEBBD"/>
    <w:rsid w:val="2490C920"/>
    <w:rsid w:val="2499BC3C"/>
    <w:rsid w:val="24A8D786"/>
    <w:rsid w:val="24C5B919"/>
    <w:rsid w:val="24D7487D"/>
    <w:rsid w:val="25038719"/>
    <w:rsid w:val="252616E5"/>
    <w:rsid w:val="2549F7CA"/>
    <w:rsid w:val="2552DDFA"/>
    <w:rsid w:val="255560D2"/>
    <w:rsid w:val="2560D391"/>
    <w:rsid w:val="257E4A64"/>
    <w:rsid w:val="25B10EB4"/>
    <w:rsid w:val="25B5D752"/>
    <w:rsid w:val="25BAFEA4"/>
    <w:rsid w:val="25CAF706"/>
    <w:rsid w:val="25D9CE81"/>
    <w:rsid w:val="25ED390F"/>
    <w:rsid w:val="25F102A7"/>
    <w:rsid w:val="25F62AB6"/>
    <w:rsid w:val="25F855BF"/>
    <w:rsid w:val="25FB7B7A"/>
    <w:rsid w:val="2608F08B"/>
    <w:rsid w:val="260AD4A9"/>
    <w:rsid w:val="26119851"/>
    <w:rsid w:val="26246C6D"/>
    <w:rsid w:val="2624AD0E"/>
    <w:rsid w:val="26253D10"/>
    <w:rsid w:val="26261623"/>
    <w:rsid w:val="264264AF"/>
    <w:rsid w:val="2648CFAE"/>
    <w:rsid w:val="26527F37"/>
    <w:rsid w:val="26539198"/>
    <w:rsid w:val="2657AB6C"/>
    <w:rsid w:val="26766FF2"/>
    <w:rsid w:val="267C58B8"/>
    <w:rsid w:val="267DF41B"/>
    <w:rsid w:val="267F8A0B"/>
    <w:rsid w:val="26887C87"/>
    <w:rsid w:val="26975F3E"/>
    <w:rsid w:val="26A36214"/>
    <w:rsid w:val="26AAFC6F"/>
    <w:rsid w:val="26ACADDF"/>
    <w:rsid w:val="26C2956F"/>
    <w:rsid w:val="26C7F22C"/>
    <w:rsid w:val="26CB7D05"/>
    <w:rsid w:val="26CC07AE"/>
    <w:rsid w:val="26CEE1B4"/>
    <w:rsid w:val="26CF15AB"/>
    <w:rsid w:val="26D21588"/>
    <w:rsid w:val="26D3C766"/>
    <w:rsid w:val="26DFD3DE"/>
    <w:rsid w:val="26FBD0F9"/>
    <w:rsid w:val="2706841B"/>
    <w:rsid w:val="270EE171"/>
    <w:rsid w:val="27206E47"/>
    <w:rsid w:val="272133A8"/>
    <w:rsid w:val="273A9805"/>
    <w:rsid w:val="2751D826"/>
    <w:rsid w:val="275A698F"/>
    <w:rsid w:val="27641437"/>
    <w:rsid w:val="27661524"/>
    <w:rsid w:val="278F67CD"/>
    <w:rsid w:val="2790FF94"/>
    <w:rsid w:val="279377B1"/>
    <w:rsid w:val="27AE08A4"/>
    <w:rsid w:val="27AFEA07"/>
    <w:rsid w:val="27BCF0AE"/>
    <w:rsid w:val="27E8FBDF"/>
    <w:rsid w:val="27EF7977"/>
    <w:rsid w:val="27FF27FA"/>
    <w:rsid w:val="280CA6F8"/>
    <w:rsid w:val="2812D4EB"/>
    <w:rsid w:val="281A3FCF"/>
    <w:rsid w:val="281FD028"/>
    <w:rsid w:val="283555D0"/>
    <w:rsid w:val="284303D9"/>
    <w:rsid w:val="28588A3E"/>
    <w:rsid w:val="28825C81"/>
    <w:rsid w:val="2887F93D"/>
    <w:rsid w:val="28A96ECE"/>
    <w:rsid w:val="28BF9D90"/>
    <w:rsid w:val="28CA8B17"/>
    <w:rsid w:val="28D3D16E"/>
    <w:rsid w:val="28DD4182"/>
    <w:rsid w:val="28DE7E4D"/>
    <w:rsid w:val="28FB9750"/>
    <w:rsid w:val="2900F74C"/>
    <w:rsid w:val="291C6307"/>
    <w:rsid w:val="29270961"/>
    <w:rsid w:val="292A8939"/>
    <w:rsid w:val="293458A8"/>
    <w:rsid w:val="29400D7B"/>
    <w:rsid w:val="29446189"/>
    <w:rsid w:val="294779B2"/>
    <w:rsid w:val="294A6870"/>
    <w:rsid w:val="295FB59A"/>
    <w:rsid w:val="2960D3C0"/>
    <w:rsid w:val="296EC58F"/>
    <w:rsid w:val="2995C1F2"/>
    <w:rsid w:val="299FFB4D"/>
    <w:rsid w:val="29A88C56"/>
    <w:rsid w:val="29B08BD0"/>
    <w:rsid w:val="29B2B8A2"/>
    <w:rsid w:val="29B63351"/>
    <w:rsid w:val="29C46A08"/>
    <w:rsid w:val="29D37666"/>
    <w:rsid w:val="29D88B69"/>
    <w:rsid w:val="29D95880"/>
    <w:rsid w:val="29DD6583"/>
    <w:rsid w:val="29F5AF8A"/>
    <w:rsid w:val="2A0642FB"/>
    <w:rsid w:val="2A06FFDC"/>
    <w:rsid w:val="2A27043D"/>
    <w:rsid w:val="2A2B5FA5"/>
    <w:rsid w:val="2A3158CC"/>
    <w:rsid w:val="2A354B36"/>
    <w:rsid w:val="2A42D75A"/>
    <w:rsid w:val="2A47040B"/>
    <w:rsid w:val="2A5A14FD"/>
    <w:rsid w:val="2A655E37"/>
    <w:rsid w:val="2A8C714E"/>
    <w:rsid w:val="2A8C890E"/>
    <w:rsid w:val="2AA5638D"/>
    <w:rsid w:val="2AB1C913"/>
    <w:rsid w:val="2AC2B271"/>
    <w:rsid w:val="2AC63C3E"/>
    <w:rsid w:val="2ACC87AE"/>
    <w:rsid w:val="2AE41BB3"/>
    <w:rsid w:val="2AEFA8A9"/>
    <w:rsid w:val="2AFD0425"/>
    <w:rsid w:val="2B2BE28A"/>
    <w:rsid w:val="2B39628F"/>
    <w:rsid w:val="2B4ACA39"/>
    <w:rsid w:val="2B76EC5E"/>
    <w:rsid w:val="2B84012E"/>
    <w:rsid w:val="2B854AAD"/>
    <w:rsid w:val="2B9722EE"/>
    <w:rsid w:val="2B9C8BC6"/>
    <w:rsid w:val="2BA08574"/>
    <w:rsid w:val="2BAD5382"/>
    <w:rsid w:val="2BC95405"/>
    <w:rsid w:val="2BD1ACC1"/>
    <w:rsid w:val="2BD65F06"/>
    <w:rsid w:val="2BD9D4F3"/>
    <w:rsid w:val="2BE04911"/>
    <w:rsid w:val="2BE3AF27"/>
    <w:rsid w:val="2BE5017E"/>
    <w:rsid w:val="2BFE80AB"/>
    <w:rsid w:val="2C097F02"/>
    <w:rsid w:val="2C0F12F3"/>
    <w:rsid w:val="2C1060B8"/>
    <w:rsid w:val="2C360A49"/>
    <w:rsid w:val="2C5C6D6C"/>
    <w:rsid w:val="2C5CB705"/>
    <w:rsid w:val="2C5F4C7C"/>
    <w:rsid w:val="2C5FA1E9"/>
    <w:rsid w:val="2C5FB054"/>
    <w:rsid w:val="2C62898C"/>
    <w:rsid w:val="2C686391"/>
    <w:rsid w:val="2C709F50"/>
    <w:rsid w:val="2C71000A"/>
    <w:rsid w:val="2C7EDD22"/>
    <w:rsid w:val="2C8B53ED"/>
    <w:rsid w:val="2C920353"/>
    <w:rsid w:val="2C941D0A"/>
    <w:rsid w:val="2CA0C2F0"/>
    <w:rsid w:val="2CA26D27"/>
    <w:rsid w:val="2CA70222"/>
    <w:rsid w:val="2CAC2BF3"/>
    <w:rsid w:val="2CBE684A"/>
    <w:rsid w:val="2CFD01BA"/>
    <w:rsid w:val="2D0640B2"/>
    <w:rsid w:val="2D0C2520"/>
    <w:rsid w:val="2D13EB82"/>
    <w:rsid w:val="2D2549EC"/>
    <w:rsid w:val="2D2CDA4B"/>
    <w:rsid w:val="2D2DD2DF"/>
    <w:rsid w:val="2D3CF8C7"/>
    <w:rsid w:val="2D4C7159"/>
    <w:rsid w:val="2D4CE4A3"/>
    <w:rsid w:val="2D4F1B57"/>
    <w:rsid w:val="2D53C9EC"/>
    <w:rsid w:val="2D660E77"/>
    <w:rsid w:val="2D7BD7E2"/>
    <w:rsid w:val="2D871224"/>
    <w:rsid w:val="2DA61C58"/>
    <w:rsid w:val="2DB8918B"/>
    <w:rsid w:val="2DCA0891"/>
    <w:rsid w:val="2DDA906F"/>
    <w:rsid w:val="2E0DFCA3"/>
    <w:rsid w:val="2E1733B4"/>
    <w:rsid w:val="2E29C32A"/>
    <w:rsid w:val="2E493A91"/>
    <w:rsid w:val="2E4B550E"/>
    <w:rsid w:val="2E519EE0"/>
    <w:rsid w:val="2E51D0D2"/>
    <w:rsid w:val="2E558954"/>
    <w:rsid w:val="2E5E7CA0"/>
    <w:rsid w:val="2E6FCD54"/>
    <w:rsid w:val="2E84D8A6"/>
    <w:rsid w:val="2E856359"/>
    <w:rsid w:val="2E916763"/>
    <w:rsid w:val="2E91B198"/>
    <w:rsid w:val="2E93137F"/>
    <w:rsid w:val="2EA293A4"/>
    <w:rsid w:val="2F16A0A7"/>
    <w:rsid w:val="2F1AF891"/>
    <w:rsid w:val="2F1E2DF6"/>
    <w:rsid w:val="2F24C2A5"/>
    <w:rsid w:val="2F2A4DD2"/>
    <w:rsid w:val="2F31F2BF"/>
    <w:rsid w:val="2F378C73"/>
    <w:rsid w:val="2F3A1307"/>
    <w:rsid w:val="2F4F7694"/>
    <w:rsid w:val="2F6D0CD8"/>
    <w:rsid w:val="2F80B0D7"/>
    <w:rsid w:val="2F92EDD8"/>
    <w:rsid w:val="2FAAD1A5"/>
    <w:rsid w:val="2FB224F7"/>
    <w:rsid w:val="2FC3B4B4"/>
    <w:rsid w:val="2FC53CA1"/>
    <w:rsid w:val="2FCCE621"/>
    <w:rsid w:val="2FCDC19A"/>
    <w:rsid w:val="2FE020BE"/>
    <w:rsid w:val="2FE18DA0"/>
    <w:rsid w:val="2FE2D6B8"/>
    <w:rsid w:val="2FEEA338"/>
    <w:rsid w:val="3000553D"/>
    <w:rsid w:val="300479D4"/>
    <w:rsid w:val="301327B4"/>
    <w:rsid w:val="302579FB"/>
    <w:rsid w:val="302C84EE"/>
    <w:rsid w:val="30437E77"/>
    <w:rsid w:val="3052F88C"/>
    <w:rsid w:val="30642009"/>
    <w:rsid w:val="306AF224"/>
    <w:rsid w:val="308065D3"/>
    <w:rsid w:val="308CA5B2"/>
    <w:rsid w:val="30936907"/>
    <w:rsid w:val="309483ED"/>
    <w:rsid w:val="30C318D4"/>
    <w:rsid w:val="30D9B3D9"/>
    <w:rsid w:val="30E60F1F"/>
    <w:rsid w:val="30F01F78"/>
    <w:rsid w:val="30F21028"/>
    <w:rsid w:val="310421D6"/>
    <w:rsid w:val="310E1A18"/>
    <w:rsid w:val="3128A9DD"/>
    <w:rsid w:val="312F1485"/>
    <w:rsid w:val="31722CF2"/>
    <w:rsid w:val="31750620"/>
    <w:rsid w:val="318098D8"/>
    <w:rsid w:val="3196749D"/>
    <w:rsid w:val="3196A069"/>
    <w:rsid w:val="31A04B84"/>
    <w:rsid w:val="31A39F7D"/>
    <w:rsid w:val="31AA9D9A"/>
    <w:rsid w:val="31BF5867"/>
    <w:rsid w:val="31C7B5EA"/>
    <w:rsid w:val="31CD8977"/>
    <w:rsid w:val="31D5B354"/>
    <w:rsid w:val="31E59437"/>
    <w:rsid w:val="31E84EFE"/>
    <w:rsid w:val="31F9F077"/>
    <w:rsid w:val="320FAE26"/>
    <w:rsid w:val="3226D71B"/>
    <w:rsid w:val="322B3BC9"/>
    <w:rsid w:val="323CEC5A"/>
    <w:rsid w:val="324197C8"/>
    <w:rsid w:val="325D47DF"/>
    <w:rsid w:val="32674714"/>
    <w:rsid w:val="326AE24E"/>
    <w:rsid w:val="3287F387"/>
    <w:rsid w:val="3289D0E6"/>
    <w:rsid w:val="328B117F"/>
    <w:rsid w:val="328F0A6D"/>
    <w:rsid w:val="3298ABA8"/>
    <w:rsid w:val="329E5AF4"/>
    <w:rsid w:val="32A0D439"/>
    <w:rsid w:val="32AB0DDF"/>
    <w:rsid w:val="32B6B367"/>
    <w:rsid w:val="32C9473D"/>
    <w:rsid w:val="32CA6F40"/>
    <w:rsid w:val="32E278F6"/>
    <w:rsid w:val="32FDFD3E"/>
    <w:rsid w:val="3308A280"/>
    <w:rsid w:val="330C97D5"/>
    <w:rsid w:val="3321BCE3"/>
    <w:rsid w:val="334150D7"/>
    <w:rsid w:val="334963FA"/>
    <w:rsid w:val="334F7D5C"/>
    <w:rsid w:val="33582E0F"/>
    <w:rsid w:val="335A5045"/>
    <w:rsid w:val="335C4606"/>
    <w:rsid w:val="336C1A01"/>
    <w:rsid w:val="337CD37D"/>
    <w:rsid w:val="339883ED"/>
    <w:rsid w:val="339E253A"/>
    <w:rsid w:val="33AD69CC"/>
    <w:rsid w:val="33B1E7D1"/>
    <w:rsid w:val="33B28B61"/>
    <w:rsid w:val="33BE8BB9"/>
    <w:rsid w:val="33D26D96"/>
    <w:rsid w:val="33F62968"/>
    <w:rsid w:val="3402CA3D"/>
    <w:rsid w:val="34251FF4"/>
    <w:rsid w:val="34398C24"/>
    <w:rsid w:val="345DBE52"/>
    <w:rsid w:val="346B8F43"/>
    <w:rsid w:val="34722E5E"/>
    <w:rsid w:val="34894D34"/>
    <w:rsid w:val="349B2AE9"/>
    <w:rsid w:val="349DCD5F"/>
    <w:rsid w:val="34BF78D8"/>
    <w:rsid w:val="34C1682C"/>
    <w:rsid w:val="34C1B482"/>
    <w:rsid w:val="34C66D7D"/>
    <w:rsid w:val="34E20D86"/>
    <w:rsid w:val="34E387E8"/>
    <w:rsid w:val="34F05EB1"/>
    <w:rsid w:val="34FEA9EE"/>
    <w:rsid w:val="3513F6D0"/>
    <w:rsid w:val="3516B03B"/>
    <w:rsid w:val="351D59AF"/>
    <w:rsid w:val="3520D065"/>
    <w:rsid w:val="353A8467"/>
    <w:rsid w:val="353E429D"/>
    <w:rsid w:val="35459E2E"/>
    <w:rsid w:val="355ACBDA"/>
    <w:rsid w:val="356AC228"/>
    <w:rsid w:val="35793177"/>
    <w:rsid w:val="359354CF"/>
    <w:rsid w:val="35B6CCBE"/>
    <w:rsid w:val="35B8DC21"/>
    <w:rsid w:val="35C63943"/>
    <w:rsid w:val="35EBCFDA"/>
    <w:rsid w:val="3601ACA0"/>
    <w:rsid w:val="3603A2A0"/>
    <w:rsid w:val="360889BE"/>
    <w:rsid w:val="3611444D"/>
    <w:rsid w:val="36156102"/>
    <w:rsid w:val="3628D871"/>
    <w:rsid w:val="363497CE"/>
    <w:rsid w:val="363AE6B0"/>
    <w:rsid w:val="363B0A1A"/>
    <w:rsid w:val="3643704E"/>
    <w:rsid w:val="364883A4"/>
    <w:rsid w:val="3649F3B9"/>
    <w:rsid w:val="365644B4"/>
    <w:rsid w:val="36595D90"/>
    <w:rsid w:val="36680C7F"/>
    <w:rsid w:val="367C7FBA"/>
    <w:rsid w:val="3684FF56"/>
    <w:rsid w:val="36AAF161"/>
    <w:rsid w:val="36AC1EC9"/>
    <w:rsid w:val="36BBC97B"/>
    <w:rsid w:val="36CA7BF4"/>
    <w:rsid w:val="36DAE7A6"/>
    <w:rsid w:val="36E656C2"/>
    <w:rsid w:val="371AEB03"/>
    <w:rsid w:val="371B4A38"/>
    <w:rsid w:val="371BFA26"/>
    <w:rsid w:val="3730624A"/>
    <w:rsid w:val="373EFAC0"/>
    <w:rsid w:val="3747787B"/>
    <w:rsid w:val="37498A1E"/>
    <w:rsid w:val="3757ACB0"/>
    <w:rsid w:val="3787956A"/>
    <w:rsid w:val="37928418"/>
    <w:rsid w:val="37A9DEA0"/>
    <w:rsid w:val="37C5B34E"/>
    <w:rsid w:val="37C7723C"/>
    <w:rsid w:val="37CE9D94"/>
    <w:rsid w:val="37E0B968"/>
    <w:rsid w:val="37E9E854"/>
    <w:rsid w:val="37EFBB9B"/>
    <w:rsid w:val="38062CBB"/>
    <w:rsid w:val="380E2ED2"/>
    <w:rsid w:val="3814210A"/>
    <w:rsid w:val="381899C5"/>
    <w:rsid w:val="38250264"/>
    <w:rsid w:val="382D794E"/>
    <w:rsid w:val="382DB6AD"/>
    <w:rsid w:val="3840E166"/>
    <w:rsid w:val="3845B4C7"/>
    <w:rsid w:val="385333F2"/>
    <w:rsid w:val="3861ECF2"/>
    <w:rsid w:val="386D31D0"/>
    <w:rsid w:val="3870FC44"/>
    <w:rsid w:val="38721A21"/>
    <w:rsid w:val="388F43ED"/>
    <w:rsid w:val="38916A9A"/>
    <w:rsid w:val="389EF1C8"/>
    <w:rsid w:val="38BC0333"/>
    <w:rsid w:val="38C2AA33"/>
    <w:rsid w:val="38D2FF16"/>
    <w:rsid w:val="38E1DA2F"/>
    <w:rsid w:val="38E90C47"/>
    <w:rsid w:val="38EFBFE9"/>
    <w:rsid w:val="38FEEF70"/>
    <w:rsid w:val="391116AC"/>
    <w:rsid w:val="39126FD8"/>
    <w:rsid w:val="39210785"/>
    <w:rsid w:val="393ABB67"/>
    <w:rsid w:val="3941D7D5"/>
    <w:rsid w:val="39494599"/>
    <w:rsid w:val="394FE88F"/>
    <w:rsid w:val="395C2CEF"/>
    <w:rsid w:val="3961AF72"/>
    <w:rsid w:val="3963D834"/>
    <w:rsid w:val="3970329D"/>
    <w:rsid w:val="39720CE9"/>
    <w:rsid w:val="3977A2EE"/>
    <w:rsid w:val="397D3E97"/>
    <w:rsid w:val="39869791"/>
    <w:rsid w:val="398E2BBE"/>
    <w:rsid w:val="3997CED9"/>
    <w:rsid w:val="39A18E26"/>
    <w:rsid w:val="39A63139"/>
    <w:rsid w:val="39CF8012"/>
    <w:rsid w:val="39D11E26"/>
    <w:rsid w:val="39D11F84"/>
    <w:rsid w:val="39D7BA4B"/>
    <w:rsid w:val="39DF542A"/>
    <w:rsid w:val="39FCC77C"/>
    <w:rsid w:val="39FF7E03"/>
    <w:rsid w:val="3A01850F"/>
    <w:rsid w:val="3A0A019B"/>
    <w:rsid w:val="3A0CA2DE"/>
    <w:rsid w:val="3A1A1A15"/>
    <w:rsid w:val="3A1BCC96"/>
    <w:rsid w:val="3A1D09B7"/>
    <w:rsid w:val="3A47A212"/>
    <w:rsid w:val="3A5522B0"/>
    <w:rsid w:val="3A5EC11B"/>
    <w:rsid w:val="3A77ECF1"/>
    <w:rsid w:val="3A78DC2C"/>
    <w:rsid w:val="3A7D39C2"/>
    <w:rsid w:val="3A86260B"/>
    <w:rsid w:val="3AC77E48"/>
    <w:rsid w:val="3ACC44FA"/>
    <w:rsid w:val="3ADC464C"/>
    <w:rsid w:val="3AE42B7B"/>
    <w:rsid w:val="3B19E198"/>
    <w:rsid w:val="3B222EE6"/>
    <w:rsid w:val="3B24A8D0"/>
    <w:rsid w:val="3B24D017"/>
    <w:rsid w:val="3B254494"/>
    <w:rsid w:val="3B5550E8"/>
    <w:rsid w:val="3B6CA6FD"/>
    <w:rsid w:val="3B72DBDC"/>
    <w:rsid w:val="3B738EDC"/>
    <w:rsid w:val="3B7F1552"/>
    <w:rsid w:val="3B937E3A"/>
    <w:rsid w:val="3B9F03D5"/>
    <w:rsid w:val="3BB0B866"/>
    <w:rsid w:val="3BCAE986"/>
    <w:rsid w:val="3BD80E93"/>
    <w:rsid w:val="3BE0DF40"/>
    <w:rsid w:val="3BE6798E"/>
    <w:rsid w:val="3C005023"/>
    <w:rsid w:val="3C095201"/>
    <w:rsid w:val="3C15D57C"/>
    <w:rsid w:val="3C1717B4"/>
    <w:rsid w:val="3C4C8F0A"/>
    <w:rsid w:val="3C4E1F10"/>
    <w:rsid w:val="3C556CDC"/>
    <w:rsid w:val="3C57B888"/>
    <w:rsid w:val="3C7252AE"/>
    <w:rsid w:val="3C74C3E2"/>
    <w:rsid w:val="3C9B7410"/>
    <w:rsid w:val="3CA3A3E7"/>
    <w:rsid w:val="3CA62084"/>
    <w:rsid w:val="3CAE7CA7"/>
    <w:rsid w:val="3CB01068"/>
    <w:rsid w:val="3CDBA464"/>
    <w:rsid w:val="3CDFFCCC"/>
    <w:rsid w:val="3CEBDAF6"/>
    <w:rsid w:val="3CFE2E65"/>
    <w:rsid w:val="3CFFFC57"/>
    <w:rsid w:val="3D00876F"/>
    <w:rsid w:val="3D0DB528"/>
    <w:rsid w:val="3D15DD0D"/>
    <w:rsid w:val="3D23A230"/>
    <w:rsid w:val="3D3063C1"/>
    <w:rsid w:val="3D7A860D"/>
    <w:rsid w:val="3D94D4CD"/>
    <w:rsid w:val="3D9C1244"/>
    <w:rsid w:val="3DA05141"/>
    <w:rsid w:val="3DA58E73"/>
    <w:rsid w:val="3DABD689"/>
    <w:rsid w:val="3DBB2830"/>
    <w:rsid w:val="3DCAD55B"/>
    <w:rsid w:val="3DD9792D"/>
    <w:rsid w:val="3DDBE9F4"/>
    <w:rsid w:val="3DDD0544"/>
    <w:rsid w:val="3DDFC598"/>
    <w:rsid w:val="3DE028CC"/>
    <w:rsid w:val="3DE4AA83"/>
    <w:rsid w:val="3DE61BD6"/>
    <w:rsid w:val="3DE983B0"/>
    <w:rsid w:val="3DF8E447"/>
    <w:rsid w:val="3E146E07"/>
    <w:rsid w:val="3E2FDC77"/>
    <w:rsid w:val="3E47F74E"/>
    <w:rsid w:val="3E4EAD97"/>
    <w:rsid w:val="3E515F8C"/>
    <w:rsid w:val="3E5C5AA1"/>
    <w:rsid w:val="3E72B1C9"/>
    <w:rsid w:val="3E91C3B4"/>
    <w:rsid w:val="3E964EC4"/>
    <w:rsid w:val="3EA46A24"/>
    <w:rsid w:val="3EB8BD36"/>
    <w:rsid w:val="3EBFC716"/>
    <w:rsid w:val="3EC1E355"/>
    <w:rsid w:val="3EEF25E1"/>
    <w:rsid w:val="3F2B12B2"/>
    <w:rsid w:val="3F3018F6"/>
    <w:rsid w:val="3F31ED24"/>
    <w:rsid w:val="3F36566B"/>
    <w:rsid w:val="3F372501"/>
    <w:rsid w:val="3F583D37"/>
    <w:rsid w:val="3F5B0A19"/>
    <w:rsid w:val="3F64480F"/>
    <w:rsid w:val="3F764DE8"/>
    <w:rsid w:val="3F7D0535"/>
    <w:rsid w:val="3F80F230"/>
    <w:rsid w:val="3F85A977"/>
    <w:rsid w:val="3F8724B2"/>
    <w:rsid w:val="3FA88ABC"/>
    <w:rsid w:val="3FAB6DC1"/>
    <w:rsid w:val="3FB7777A"/>
    <w:rsid w:val="3FBA18E2"/>
    <w:rsid w:val="3FDCBA9D"/>
    <w:rsid w:val="3FF6A302"/>
    <w:rsid w:val="3FFD968A"/>
    <w:rsid w:val="402D56F2"/>
    <w:rsid w:val="404AEF05"/>
    <w:rsid w:val="4055F6C0"/>
    <w:rsid w:val="40608A39"/>
    <w:rsid w:val="407634AA"/>
    <w:rsid w:val="409648FD"/>
    <w:rsid w:val="4096A3BF"/>
    <w:rsid w:val="40992EA5"/>
    <w:rsid w:val="409FF357"/>
    <w:rsid w:val="40A613E1"/>
    <w:rsid w:val="40AD1A88"/>
    <w:rsid w:val="40CCDD25"/>
    <w:rsid w:val="40DC1F7B"/>
    <w:rsid w:val="40E6BA7D"/>
    <w:rsid w:val="40EED984"/>
    <w:rsid w:val="4120FEED"/>
    <w:rsid w:val="41290ADB"/>
    <w:rsid w:val="412FC509"/>
    <w:rsid w:val="41408044"/>
    <w:rsid w:val="414186FB"/>
    <w:rsid w:val="4148A727"/>
    <w:rsid w:val="4153859A"/>
    <w:rsid w:val="4157C4C4"/>
    <w:rsid w:val="415AAD8E"/>
    <w:rsid w:val="415B29F6"/>
    <w:rsid w:val="41694015"/>
    <w:rsid w:val="41695F7A"/>
    <w:rsid w:val="418B7A05"/>
    <w:rsid w:val="4195C102"/>
    <w:rsid w:val="41ADCCEC"/>
    <w:rsid w:val="41B4020B"/>
    <w:rsid w:val="41C86DE2"/>
    <w:rsid w:val="41CF2171"/>
    <w:rsid w:val="41D05706"/>
    <w:rsid w:val="41D44C6A"/>
    <w:rsid w:val="41F5959F"/>
    <w:rsid w:val="41FED605"/>
    <w:rsid w:val="4201A3BD"/>
    <w:rsid w:val="420978F8"/>
    <w:rsid w:val="420D6CE1"/>
    <w:rsid w:val="424662CB"/>
    <w:rsid w:val="42685354"/>
    <w:rsid w:val="426C349C"/>
    <w:rsid w:val="42766C32"/>
    <w:rsid w:val="4286A393"/>
    <w:rsid w:val="429D047A"/>
    <w:rsid w:val="42A26142"/>
    <w:rsid w:val="42C1B40B"/>
    <w:rsid w:val="42EB01E4"/>
    <w:rsid w:val="432C119B"/>
    <w:rsid w:val="43488805"/>
    <w:rsid w:val="434FF1EE"/>
    <w:rsid w:val="43613457"/>
    <w:rsid w:val="436DCA67"/>
    <w:rsid w:val="4375B0CC"/>
    <w:rsid w:val="438E9765"/>
    <w:rsid w:val="438F440D"/>
    <w:rsid w:val="4394BBD4"/>
    <w:rsid w:val="43975E2F"/>
    <w:rsid w:val="439C2E91"/>
    <w:rsid w:val="439EAB08"/>
    <w:rsid w:val="439FC279"/>
    <w:rsid w:val="43A59DA0"/>
    <w:rsid w:val="43A6E13D"/>
    <w:rsid w:val="43B4CFEC"/>
    <w:rsid w:val="43B693FC"/>
    <w:rsid w:val="43B915B1"/>
    <w:rsid w:val="43BAF331"/>
    <w:rsid w:val="43C27FCE"/>
    <w:rsid w:val="43EEA736"/>
    <w:rsid w:val="43F08377"/>
    <w:rsid w:val="4413854C"/>
    <w:rsid w:val="441893A2"/>
    <w:rsid w:val="4423231F"/>
    <w:rsid w:val="4425C7E8"/>
    <w:rsid w:val="4433B78C"/>
    <w:rsid w:val="443E12FB"/>
    <w:rsid w:val="4454E15B"/>
    <w:rsid w:val="446664DC"/>
    <w:rsid w:val="44687FAD"/>
    <w:rsid w:val="448C1FC7"/>
    <w:rsid w:val="44946D69"/>
    <w:rsid w:val="4499CEBD"/>
    <w:rsid w:val="44ACDAFC"/>
    <w:rsid w:val="44AE7EC9"/>
    <w:rsid w:val="44B5FC3C"/>
    <w:rsid w:val="44F56552"/>
    <w:rsid w:val="44F9D334"/>
    <w:rsid w:val="4509835D"/>
    <w:rsid w:val="4519F593"/>
    <w:rsid w:val="451B26EC"/>
    <w:rsid w:val="4523E01E"/>
    <w:rsid w:val="452BBA65"/>
    <w:rsid w:val="453AB245"/>
    <w:rsid w:val="45441B3F"/>
    <w:rsid w:val="4548CBE7"/>
    <w:rsid w:val="454B5217"/>
    <w:rsid w:val="4556027E"/>
    <w:rsid w:val="4565C2FA"/>
    <w:rsid w:val="456DF4EA"/>
    <w:rsid w:val="45750905"/>
    <w:rsid w:val="458DFD34"/>
    <w:rsid w:val="45ACF05B"/>
    <w:rsid w:val="45B23188"/>
    <w:rsid w:val="45CF35B8"/>
    <w:rsid w:val="45D59325"/>
    <w:rsid w:val="45FE3C68"/>
    <w:rsid w:val="4614BA63"/>
    <w:rsid w:val="461C32D2"/>
    <w:rsid w:val="46210D08"/>
    <w:rsid w:val="46364DF4"/>
    <w:rsid w:val="4641DBF8"/>
    <w:rsid w:val="46476B15"/>
    <w:rsid w:val="464A72FB"/>
    <w:rsid w:val="465C7171"/>
    <w:rsid w:val="4662D71A"/>
    <w:rsid w:val="4663BC25"/>
    <w:rsid w:val="466442D7"/>
    <w:rsid w:val="4668C9EB"/>
    <w:rsid w:val="466DF82E"/>
    <w:rsid w:val="466FDB60"/>
    <w:rsid w:val="46752FE2"/>
    <w:rsid w:val="468AAF3B"/>
    <w:rsid w:val="46932711"/>
    <w:rsid w:val="46A4F276"/>
    <w:rsid w:val="46BC0A62"/>
    <w:rsid w:val="46CF4C01"/>
    <w:rsid w:val="46E59A3C"/>
    <w:rsid w:val="46EE0CBE"/>
    <w:rsid w:val="46F3C29D"/>
    <w:rsid w:val="46FFD418"/>
    <w:rsid w:val="4715CFCA"/>
    <w:rsid w:val="471FEBC4"/>
    <w:rsid w:val="4731834B"/>
    <w:rsid w:val="473DB0AB"/>
    <w:rsid w:val="47470AE1"/>
    <w:rsid w:val="474778E7"/>
    <w:rsid w:val="47487841"/>
    <w:rsid w:val="4768B843"/>
    <w:rsid w:val="476DCC0A"/>
    <w:rsid w:val="4779E4E7"/>
    <w:rsid w:val="4794EF0F"/>
    <w:rsid w:val="479AA043"/>
    <w:rsid w:val="47BC1097"/>
    <w:rsid w:val="47DA6E92"/>
    <w:rsid w:val="47E2D839"/>
    <w:rsid w:val="47EB9715"/>
    <w:rsid w:val="47F2B4E0"/>
    <w:rsid w:val="47FAA425"/>
    <w:rsid w:val="481325A3"/>
    <w:rsid w:val="481372CD"/>
    <w:rsid w:val="4817A151"/>
    <w:rsid w:val="482B21C2"/>
    <w:rsid w:val="482FF37E"/>
    <w:rsid w:val="4836AE84"/>
    <w:rsid w:val="4851E58A"/>
    <w:rsid w:val="48525EEA"/>
    <w:rsid w:val="48529764"/>
    <w:rsid w:val="4857FBBA"/>
    <w:rsid w:val="48750A06"/>
    <w:rsid w:val="487E6F8E"/>
    <w:rsid w:val="48937D9E"/>
    <w:rsid w:val="489B90CD"/>
    <w:rsid w:val="48A83CC6"/>
    <w:rsid w:val="48A9638A"/>
    <w:rsid w:val="48B100A6"/>
    <w:rsid w:val="48B3DC77"/>
    <w:rsid w:val="48BAED12"/>
    <w:rsid w:val="48D5D06B"/>
    <w:rsid w:val="48DA2E6D"/>
    <w:rsid w:val="4901DA0F"/>
    <w:rsid w:val="492A2F16"/>
    <w:rsid w:val="493E42FE"/>
    <w:rsid w:val="494E7EF9"/>
    <w:rsid w:val="495EAD25"/>
    <w:rsid w:val="4960AEC7"/>
    <w:rsid w:val="496C7C63"/>
    <w:rsid w:val="4977D2AE"/>
    <w:rsid w:val="498D6D8B"/>
    <w:rsid w:val="49913094"/>
    <w:rsid w:val="49A8F72D"/>
    <w:rsid w:val="49B99DE2"/>
    <w:rsid w:val="49C5679C"/>
    <w:rsid w:val="49CAB3A4"/>
    <w:rsid w:val="49CC0453"/>
    <w:rsid w:val="49CD6C4C"/>
    <w:rsid w:val="49DAF682"/>
    <w:rsid w:val="49E299AE"/>
    <w:rsid w:val="49F3432A"/>
    <w:rsid w:val="4A081DA2"/>
    <w:rsid w:val="4A092090"/>
    <w:rsid w:val="4A1D37A6"/>
    <w:rsid w:val="4A2A1BEB"/>
    <w:rsid w:val="4A394B97"/>
    <w:rsid w:val="4A39BDD3"/>
    <w:rsid w:val="4A3ACDFF"/>
    <w:rsid w:val="4A3D0161"/>
    <w:rsid w:val="4A4C974C"/>
    <w:rsid w:val="4A5A0D01"/>
    <w:rsid w:val="4A7A525B"/>
    <w:rsid w:val="4A7B3C74"/>
    <w:rsid w:val="4A854FB4"/>
    <w:rsid w:val="4A9F3360"/>
    <w:rsid w:val="4AA11E72"/>
    <w:rsid w:val="4AA943A7"/>
    <w:rsid w:val="4AA9C280"/>
    <w:rsid w:val="4AB970E1"/>
    <w:rsid w:val="4ABE616B"/>
    <w:rsid w:val="4ACD7298"/>
    <w:rsid w:val="4AD431E4"/>
    <w:rsid w:val="4AD4343F"/>
    <w:rsid w:val="4ADC0D23"/>
    <w:rsid w:val="4AE803DA"/>
    <w:rsid w:val="4AED7FF8"/>
    <w:rsid w:val="4B0A3B1D"/>
    <w:rsid w:val="4B2F0549"/>
    <w:rsid w:val="4B2F4B05"/>
    <w:rsid w:val="4B32ADB2"/>
    <w:rsid w:val="4B3C9BEF"/>
    <w:rsid w:val="4B41BF16"/>
    <w:rsid w:val="4B619F0E"/>
    <w:rsid w:val="4B62DA84"/>
    <w:rsid w:val="4B7F9F26"/>
    <w:rsid w:val="4BA08FF2"/>
    <w:rsid w:val="4BBD93FB"/>
    <w:rsid w:val="4BC024A6"/>
    <w:rsid w:val="4BC7D4C1"/>
    <w:rsid w:val="4BD3825C"/>
    <w:rsid w:val="4BD8E371"/>
    <w:rsid w:val="4BE1E35B"/>
    <w:rsid w:val="4BF02311"/>
    <w:rsid w:val="4BFE88B8"/>
    <w:rsid w:val="4C0321F2"/>
    <w:rsid w:val="4C08E426"/>
    <w:rsid w:val="4C0BB2D0"/>
    <w:rsid w:val="4C1D79CC"/>
    <w:rsid w:val="4C2E410F"/>
    <w:rsid w:val="4C306D6D"/>
    <w:rsid w:val="4C363D33"/>
    <w:rsid w:val="4C3D3D7B"/>
    <w:rsid w:val="4C3E67D1"/>
    <w:rsid w:val="4C65FFCA"/>
    <w:rsid w:val="4C74E17A"/>
    <w:rsid w:val="4C7B9378"/>
    <w:rsid w:val="4C8DBD60"/>
    <w:rsid w:val="4C8F6636"/>
    <w:rsid w:val="4C9804EB"/>
    <w:rsid w:val="4CA76130"/>
    <w:rsid w:val="4CAC3458"/>
    <w:rsid w:val="4CB7523C"/>
    <w:rsid w:val="4CC55059"/>
    <w:rsid w:val="4CD72701"/>
    <w:rsid w:val="4CDD749B"/>
    <w:rsid w:val="4CE37BD8"/>
    <w:rsid w:val="4CF3C307"/>
    <w:rsid w:val="4D06D21B"/>
    <w:rsid w:val="4D1FC807"/>
    <w:rsid w:val="4D26AB13"/>
    <w:rsid w:val="4D280059"/>
    <w:rsid w:val="4D3A8686"/>
    <w:rsid w:val="4D42E9E0"/>
    <w:rsid w:val="4D473FC2"/>
    <w:rsid w:val="4D481E0B"/>
    <w:rsid w:val="4D4A90BC"/>
    <w:rsid w:val="4D4F356A"/>
    <w:rsid w:val="4D51EC6B"/>
    <w:rsid w:val="4D5FF35F"/>
    <w:rsid w:val="4D642C15"/>
    <w:rsid w:val="4D7354E7"/>
    <w:rsid w:val="4D7B43C3"/>
    <w:rsid w:val="4D9CE3BB"/>
    <w:rsid w:val="4DB99FF5"/>
    <w:rsid w:val="4DB9DF3B"/>
    <w:rsid w:val="4DC48BC5"/>
    <w:rsid w:val="4DC6329D"/>
    <w:rsid w:val="4DE9A4F6"/>
    <w:rsid w:val="4DEA8ECB"/>
    <w:rsid w:val="4DEF7B56"/>
    <w:rsid w:val="4DF14AA5"/>
    <w:rsid w:val="4E115920"/>
    <w:rsid w:val="4E23B6DD"/>
    <w:rsid w:val="4E2F6BD3"/>
    <w:rsid w:val="4E44005C"/>
    <w:rsid w:val="4E44A7EF"/>
    <w:rsid w:val="4E589175"/>
    <w:rsid w:val="4E59B91C"/>
    <w:rsid w:val="4E600CB1"/>
    <w:rsid w:val="4E62B794"/>
    <w:rsid w:val="4E636925"/>
    <w:rsid w:val="4E65179B"/>
    <w:rsid w:val="4E6D27AB"/>
    <w:rsid w:val="4E6FE63C"/>
    <w:rsid w:val="4E76C105"/>
    <w:rsid w:val="4E833A14"/>
    <w:rsid w:val="4E8F31AA"/>
    <w:rsid w:val="4E9175AB"/>
    <w:rsid w:val="4E918555"/>
    <w:rsid w:val="4EA03309"/>
    <w:rsid w:val="4EAC60FE"/>
    <w:rsid w:val="4EB35DBB"/>
    <w:rsid w:val="4EB4F29D"/>
    <w:rsid w:val="4EC2CFFD"/>
    <w:rsid w:val="4EC9BFEE"/>
    <w:rsid w:val="4ECB2E99"/>
    <w:rsid w:val="4ED5C686"/>
    <w:rsid w:val="4EE40DF6"/>
    <w:rsid w:val="4EE7A318"/>
    <w:rsid w:val="4EFDF811"/>
    <w:rsid w:val="4F067F58"/>
    <w:rsid w:val="4F0A9B52"/>
    <w:rsid w:val="4F0C0502"/>
    <w:rsid w:val="4F0C2C83"/>
    <w:rsid w:val="4F469A48"/>
    <w:rsid w:val="4F6332B1"/>
    <w:rsid w:val="4F72B874"/>
    <w:rsid w:val="4F89634E"/>
    <w:rsid w:val="4FAC54C9"/>
    <w:rsid w:val="4FB18A22"/>
    <w:rsid w:val="4FBBDBF3"/>
    <w:rsid w:val="4FBF8491"/>
    <w:rsid w:val="4FC49501"/>
    <w:rsid w:val="4FD557A1"/>
    <w:rsid w:val="4FD79979"/>
    <w:rsid w:val="4FF2056F"/>
    <w:rsid w:val="4FFD4968"/>
    <w:rsid w:val="4FFF3986"/>
    <w:rsid w:val="50075373"/>
    <w:rsid w:val="502AFB63"/>
    <w:rsid w:val="50375923"/>
    <w:rsid w:val="504DCBED"/>
    <w:rsid w:val="504EA874"/>
    <w:rsid w:val="50672ECB"/>
    <w:rsid w:val="506BAAAA"/>
    <w:rsid w:val="50771BDC"/>
    <w:rsid w:val="508CBF86"/>
    <w:rsid w:val="508F52B8"/>
    <w:rsid w:val="5092BD7B"/>
    <w:rsid w:val="50A150D4"/>
    <w:rsid w:val="50A15E3A"/>
    <w:rsid w:val="50A28D94"/>
    <w:rsid w:val="50A60FF6"/>
    <w:rsid w:val="50B7E6B7"/>
    <w:rsid w:val="50D58F2A"/>
    <w:rsid w:val="50DA7228"/>
    <w:rsid w:val="50F67EF1"/>
    <w:rsid w:val="50FB903F"/>
    <w:rsid w:val="510671B0"/>
    <w:rsid w:val="5106C59A"/>
    <w:rsid w:val="512620A0"/>
    <w:rsid w:val="51434D63"/>
    <w:rsid w:val="51504A81"/>
    <w:rsid w:val="51843225"/>
    <w:rsid w:val="518E6F7E"/>
    <w:rsid w:val="51A7FA76"/>
    <w:rsid w:val="51C2FE3B"/>
    <w:rsid w:val="51C90483"/>
    <w:rsid w:val="51D369FE"/>
    <w:rsid w:val="51D7F6C1"/>
    <w:rsid w:val="51DF1041"/>
    <w:rsid w:val="51E94C52"/>
    <w:rsid w:val="5206B432"/>
    <w:rsid w:val="524A4625"/>
    <w:rsid w:val="524E1E00"/>
    <w:rsid w:val="525AE769"/>
    <w:rsid w:val="52756740"/>
    <w:rsid w:val="528D75DA"/>
    <w:rsid w:val="52A21F29"/>
    <w:rsid w:val="52A2E235"/>
    <w:rsid w:val="52A397FF"/>
    <w:rsid w:val="52B1C68C"/>
    <w:rsid w:val="52C68350"/>
    <w:rsid w:val="52E8BCBA"/>
    <w:rsid w:val="53081565"/>
    <w:rsid w:val="531858F0"/>
    <w:rsid w:val="531A9899"/>
    <w:rsid w:val="532BF61A"/>
    <w:rsid w:val="5338BE29"/>
    <w:rsid w:val="533D1D13"/>
    <w:rsid w:val="53557168"/>
    <w:rsid w:val="53581532"/>
    <w:rsid w:val="537A9CAD"/>
    <w:rsid w:val="5392D91D"/>
    <w:rsid w:val="53AAECB8"/>
    <w:rsid w:val="53B42EEE"/>
    <w:rsid w:val="53C9D3DB"/>
    <w:rsid w:val="53D3ED76"/>
    <w:rsid w:val="53DC535A"/>
    <w:rsid w:val="53E5AB1E"/>
    <w:rsid w:val="53E61998"/>
    <w:rsid w:val="540CD31F"/>
    <w:rsid w:val="542417B8"/>
    <w:rsid w:val="542631A4"/>
    <w:rsid w:val="543FB94D"/>
    <w:rsid w:val="54452E01"/>
    <w:rsid w:val="5453DD9A"/>
    <w:rsid w:val="5455AE42"/>
    <w:rsid w:val="54912B9F"/>
    <w:rsid w:val="54968D2E"/>
    <w:rsid w:val="5498442F"/>
    <w:rsid w:val="54BDDBAE"/>
    <w:rsid w:val="54C0BA5C"/>
    <w:rsid w:val="54C60948"/>
    <w:rsid w:val="54D2097B"/>
    <w:rsid w:val="54D8E0D5"/>
    <w:rsid w:val="5518CDFD"/>
    <w:rsid w:val="551ED968"/>
    <w:rsid w:val="5524D9F8"/>
    <w:rsid w:val="553B5031"/>
    <w:rsid w:val="553BA852"/>
    <w:rsid w:val="554D637A"/>
    <w:rsid w:val="554F1FA4"/>
    <w:rsid w:val="5552922C"/>
    <w:rsid w:val="555A85F7"/>
    <w:rsid w:val="5564C9AD"/>
    <w:rsid w:val="55758713"/>
    <w:rsid w:val="557E3144"/>
    <w:rsid w:val="5590F323"/>
    <w:rsid w:val="559263F8"/>
    <w:rsid w:val="55A69FA4"/>
    <w:rsid w:val="55B4095A"/>
    <w:rsid w:val="55B82574"/>
    <w:rsid w:val="55B828B1"/>
    <w:rsid w:val="55BD10B6"/>
    <w:rsid w:val="55C6C00D"/>
    <w:rsid w:val="55D666B1"/>
    <w:rsid w:val="55E34CE3"/>
    <w:rsid w:val="5620C6DF"/>
    <w:rsid w:val="5646708A"/>
    <w:rsid w:val="564DEB32"/>
    <w:rsid w:val="5659163B"/>
    <w:rsid w:val="565C82E2"/>
    <w:rsid w:val="5671E218"/>
    <w:rsid w:val="56A1B269"/>
    <w:rsid w:val="56A52CE2"/>
    <w:rsid w:val="56C8E648"/>
    <w:rsid w:val="56FAA672"/>
    <w:rsid w:val="5704AD79"/>
    <w:rsid w:val="570751F0"/>
    <w:rsid w:val="5722BE47"/>
    <w:rsid w:val="5733199C"/>
    <w:rsid w:val="577B0303"/>
    <w:rsid w:val="5791AD0C"/>
    <w:rsid w:val="579AA3E6"/>
    <w:rsid w:val="57A65DC0"/>
    <w:rsid w:val="57B2DDD2"/>
    <w:rsid w:val="57C013F5"/>
    <w:rsid w:val="57D0C928"/>
    <w:rsid w:val="57E30918"/>
    <w:rsid w:val="57ED4255"/>
    <w:rsid w:val="57F9D099"/>
    <w:rsid w:val="57FED73B"/>
    <w:rsid w:val="58053BC2"/>
    <w:rsid w:val="58086CAA"/>
    <w:rsid w:val="5813D654"/>
    <w:rsid w:val="5816D671"/>
    <w:rsid w:val="581858F5"/>
    <w:rsid w:val="581BEE5D"/>
    <w:rsid w:val="5823ED7E"/>
    <w:rsid w:val="584F418E"/>
    <w:rsid w:val="58624F10"/>
    <w:rsid w:val="587842EA"/>
    <w:rsid w:val="58AFF5CF"/>
    <w:rsid w:val="58B3B6A4"/>
    <w:rsid w:val="58C3B3BB"/>
    <w:rsid w:val="58C50FCC"/>
    <w:rsid w:val="58DF4CC8"/>
    <w:rsid w:val="58E33EE4"/>
    <w:rsid w:val="58EE3BF5"/>
    <w:rsid w:val="58F04E89"/>
    <w:rsid w:val="59198EF7"/>
    <w:rsid w:val="591A1CF5"/>
    <w:rsid w:val="59232CC8"/>
    <w:rsid w:val="592DEF6A"/>
    <w:rsid w:val="5941160F"/>
    <w:rsid w:val="5953A9CE"/>
    <w:rsid w:val="595A1930"/>
    <w:rsid w:val="595D9173"/>
    <w:rsid w:val="595F85F8"/>
    <w:rsid w:val="5960CDD1"/>
    <w:rsid w:val="5990A633"/>
    <w:rsid w:val="59A049BF"/>
    <w:rsid w:val="59A146A8"/>
    <w:rsid w:val="59A8D7EB"/>
    <w:rsid w:val="59C37330"/>
    <w:rsid w:val="59CC5347"/>
    <w:rsid w:val="59CDBD18"/>
    <w:rsid w:val="59DACE03"/>
    <w:rsid w:val="59E8487D"/>
    <w:rsid w:val="59F309A3"/>
    <w:rsid w:val="5A044E89"/>
    <w:rsid w:val="5A06602A"/>
    <w:rsid w:val="5A12EE86"/>
    <w:rsid w:val="5A175EE7"/>
    <w:rsid w:val="5A233A64"/>
    <w:rsid w:val="5A270F4B"/>
    <w:rsid w:val="5A2B1040"/>
    <w:rsid w:val="5A37F45F"/>
    <w:rsid w:val="5A3F78EF"/>
    <w:rsid w:val="5A4026F3"/>
    <w:rsid w:val="5A404F6E"/>
    <w:rsid w:val="5A549A1A"/>
    <w:rsid w:val="5A680202"/>
    <w:rsid w:val="5A6A3603"/>
    <w:rsid w:val="5A6EF593"/>
    <w:rsid w:val="5A72AC74"/>
    <w:rsid w:val="5A72AE4C"/>
    <w:rsid w:val="5A87E47B"/>
    <w:rsid w:val="5A8831C1"/>
    <w:rsid w:val="5A8905B7"/>
    <w:rsid w:val="5AAA043A"/>
    <w:rsid w:val="5AAF65B0"/>
    <w:rsid w:val="5AAF86A4"/>
    <w:rsid w:val="5AB0F670"/>
    <w:rsid w:val="5AD09AC7"/>
    <w:rsid w:val="5ADB79D7"/>
    <w:rsid w:val="5ADD47BA"/>
    <w:rsid w:val="5AE5492D"/>
    <w:rsid w:val="5AE7EC80"/>
    <w:rsid w:val="5AEEDB04"/>
    <w:rsid w:val="5AF7EC3D"/>
    <w:rsid w:val="5AFF06CF"/>
    <w:rsid w:val="5B0611B4"/>
    <w:rsid w:val="5B0900D4"/>
    <w:rsid w:val="5B0B28C3"/>
    <w:rsid w:val="5B259C53"/>
    <w:rsid w:val="5B2909FB"/>
    <w:rsid w:val="5B2A7012"/>
    <w:rsid w:val="5B2B8C4E"/>
    <w:rsid w:val="5B39F1C4"/>
    <w:rsid w:val="5B5C978F"/>
    <w:rsid w:val="5B5DD823"/>
    <w:rsid w:val="5B68CEEA"/>
    <w:rsid w:val="5B733925"/>
    <w:rsid w:val="5B7FA80E"/>
    <w:rsid w:val="5B814E47"/>
    <w:rsid w:val="5B8CBEC9"/>
    <w:rsid w:val="5B97D30B"/>
    <w:rsid w:val="5BA3B811"/>
    <w:rsid w:val="5BA85D35"/>
    <w:rsid w:val="5BC94D4F"/>
    <w:rsid w:val="5BCA60FF"/>
    <w:rsid w:val="5BD26CEA"/>
    <w:rsid w:val="5BD2A283"/>
    <w:rsid w:val="5BD3B9CF"/>
    <w:rsid w:val="5BD60B41"/>
    <w:rsid w:val="5BDB8AEA"/>
    <w:rsid w:val="5BF7B866"/>
    <w:rsid w:val="5C0571FA"/>
    <w:rsid w:val="5C0F6D89"/>
    <w:rsid w:val="5C13DDEB"/>
    <w:rsid w:val="5C1C1053"/>
    <w:rsid w:val="5C229E1A"/>
    <w:rsid w:val="5C357CA3"/>
    <w:rsid w:val="5C395163"/>
    <w:rsid w:val="5C3EDBC7"/>
    <w:rsid w:val="5C429FAF"/>
    <w:rsid w:val="5C810555"/>
    <w:rsid w:val="5C93D92B"/>
    <w:rsid w:val="5C93EF6F"/>
    <w:rsid w:val="5C999EB8"/>
    <w:rsid w:val="5CA068D8"/>
    <w:rsid w:val="5CA90015"/>
    <w:rsid w:val="5CA9B997"/>
    <w:rsid w:val="5CB87B8D"/>
    <w:rsid w:val="5CBC3E01"/>
    <w:rsid w:val="5CBFDD82"/>
    <w:rsid w:val="5CC294DB"/>
    <w:rsid w:val="5CEC6EF3"/>
    <w:rsid w:val="5CFE1134"/>
    <w:rsid w:val="5D02561A"/>
    <w:rsid w:val="5D152C5F"/>
    <w:rsid w:val="5D1700A7"/>
    <w:rsid w:val="5D1807FE"/>
    <w:rsid w:val="5D2C078E"/>
    <w:rsid w:val="5D48346B"/>
    <w:rsid w:val="5D53E5A4"/>
    <w:rsid w:val="5D590E04"/>
    <w:rsid w:val="5D5D96F6"/>
    <w:rsid w:val="5D6C4739"/>
    <w:rsid w:val="5D76C88F"/>
    <w:rsid w:val="5D7E6074"/>
    <w:rsid w:val="5D935C2B"/>
    <w:rsid w:val="5DB3EE6C"/>
    <w:rsid w:val="5DB53F90"/>
    <w:rsid w:val="5DCAE773"/>
    <w:rsid w:val="5DCDABA5"/>
    <w:rsid w:val="5DD9EF83"/>
    <w:rsid w:val="5DE0E3FF"/>
    <w:rsid w:val="5E02F89F"/>
    <w:rsid w:val="5E07DA57"/>
    <w:rsid w:val="5E104AF2"/>
    <w:rsid w:val="5E1EC1E1"/>
    <w:rsid w:val="5E21179D"/>
    <w:rsid w:val="5E23ED8B"/>
    <w:rsid w:val="5E2EDC21"/>
    <w:rsid w:val="5E388A94"/>
    <w:rsid w:val="5E51A8D4"/>
    <w:rsid w:val="5E539D16"/>
    <w:rsid w:val="5E58883D"/>
    <w:rsid w:val="5E700918"/>
    <w:rsid w:val="5E72915F"/>
    <w:rsid w:val="5E78BADB"/>
    <w:rsid w:val="5E875A96"/>
    <w:rsid w:val="5E8CD963"/>
    <w:rsid w:val="5E9EE226"/>
    <w:rsid w:val="5EA9B93C"/>
    <w:rsid w:val="5EBCE4A0"/>
    <w:rsid w:val="5EEAE9AC"/>
    <w:rsid w:val="5EEDBC32"/>
    <w:rsid w:val="5EF81D1F"/>
    <w:rsid w:val="5EFBD3AB"/>
    <w:rsid w:val="5F02CFE8"/>
    <w:rsid w:val="5F0A5160"/>
    <w:rsid w:val="5F0BDF3F"/>
    <w:rsid w:val="5F122A68"/>
    <w:rsid w:val="5F1F7322"/>
    <w:rsid w:val="5F20D993"/>
    <w:rsid w:val="5F2B9BA4"/>
    <w:rsid w:val="5F47B366"/>
    <w:rsid w:val="5F51CAA0"/>
    <w:rsid w:val="5F68AB88"/>
    <w:rsid w:val="5F6A11C3"/>
    <w:rsid w:val="5F6FD95D"/>
    <w:rsid w:val="5F77E208"/>
    <w:rsid w:val="5F8A73F5"/>
    <w:rsid w:val="5FA15CD4"/>
    <w:rsid w:val="5FB5EEBD"/>
    <w:rsid w:val="5FBC0E63"/>
    <w:rsid w:val="5FC9E557"/>
    <w:rsid w:val="5FD586F6"/>
    <w:rsid w:val="5FD5BD4F"/>
    <w:rsid w:val="5FDA01C6"/>
    <w:rsid w:val="5FDCF72B"/>
    <w:rsid w:val="5FEEC3C9"/>
    <w:rsid w:val="5FF8B8E1"/>
    <w:rsid w:val="5FFE0F28"/>
    <w:rsid w:val="6004FB86"/>
    <w:rsid w:val="60160525"/>
    <w:rsid w:val="60173325"/>
    <w:rsid w:val="6039D938"/>
    <w:rsid w:val="603FE20D"/>
    <w:rsid w:val="6058E3AA"/>
    <w:rsid w:val="605B161C"/>
    <w:rsid w:val="606053DC"/>
    <w:rsid w:val="60644688"/>
    <w:rsid w:val="60A68FC9"/>
    <w:rsid w:val="60C14F52"/>
    <w:rsid w:val="60D688C0"/>
    <w:rsid w:val="60DB444A"/>
    <w:rsid w:val="60DD01C7"/>
    <w:rsid w:val="60DDFDBC"/>
    <w:rsid w:val="60E77E49"/>
    <w:rsid w:val="614BC29A"/>
    <w:rsid w:val="615DF5F6"/>
    <w:rsid w:val="61620A17"/>
    <w:rsid w:val="61644A0B"/>
    <w:rsid w:val="616800E7"/>
    <w:rsid w:val="6170347C"/>
    <w:rsid w:val="617A782A"/>
    <w:rsid w:val="618D698C"/>
    <w:rsid w:val="619A3800"/>
    <w:rsid w:val="61AC6DD6"/>
    <w:rsid w:val="61B596B6"/>
    <w:rsid w:val="61BB1ED7"/>
    <w:rsid w:val="61C13524"/>
    <w:rsid w:val="61E13C4F"/>
    <w:rsid w:val="61F56091"/>
    <w:rsid w:val="61FAF7AB"/>
    <w:rsid w:val="61FD5BB0"/>
    <w:rsid w:val="6200A454"/>
    <w:rsid w:val="62043849"/>
    <w:rsid w:val="6206A3E8"/>
    <w:rsid w:val="622EFDD9"/>
    <w:rsid w:val="624E78CB"/>
    <w:rsid w:val="6252260E"/>
    <w:rsid w:val="6266EA21"/>
    <w:rsid w:val="6270D9C7"/>
    <w:rsid w:val="627568D8"/>
    <w:rsid w:val="62833DE1"/>
    <w:rsid w:val="62AFD5B0"/>
    <w:rsid w:val="62B39B98"/>
    <w:rsid w:val="62BA9695"/>
    <w:rsid w:val="62BB93E3"/>
    <w:rsid w:val="62C0CB4C"/>
    <w:rsid w:val="6316FA9B"/>
    <w:rsid w:val="631F1756"/>
    <w:rsid w:val="632EFF85"/>
    <w:rsid w:val="63309521"/>
    <w:rsid w:val="633A0784"/>
    <w:rsid w:val="633C645F"/>
    <w:rsid w:val="634F3D68"/>
    <w:rsid w:val="6364A1AF"/>
    <w:rsid w:val="638612F0"/>
    <w:rsid w:val="638D3ADB"/>
    <w:rsid w:val="638F36DC"/>
    <w:rsid w:val="6399DB70"/>
    <w:rsid w:val="63A036C5"/>
    <w:rsid w:val="63A30B8F"/>
    <w:rsid w:val="63A98916"/>
    <w:rsid w:val="63AB119A"/>
    <w:rsid w:val="63B446C7"/>
    <w:rsid w:val="63CE5750"/>
    <w:rsid w:val="63ECD1F4"/>
    <w:rsid w:val="63ED0D3C"/>
    <w:rsid w:val="63F0F17B"/>
    <w:rsid w:val="63FD4EC3"/>
    <w:rsid w:val="641F08DD"/>
    <w:rsid w:val="64245DC6"/>
    <w:rsid w:val="6432786E"/>
    <w:rsid w:val="644F7DB4"/>
    <w:rsid w:val="646627D9"/>
    <w:rsid w:val="646EED1E"/>
    <w:rsid w:val="6484FAD0"/>
    <w:rsid w:val="6488DA79"/>
    <w:rsid w:val="648B23D0"/>
    <w:rsid w:val="64C16A39"/>
    <w:rsid w:val="64C3B622"/>
    <w:rsid w:val="64C4842E"/>
    <w:rsid w:val="64D8C45E"/>
    <w:rsid w:val="64E72EAB"/>
    <w:rsid w:val="64F8EF72"/>
    <w:rsid w:val="64FC0E48"/>
    <w:rsid w:val="6501EEBD"/>
    <w:rsid w:val="65042FDE"/>
    <w:rsid w:val="650B163B"/>
    <w:rsid w:val="650D3102"/>
    <w:rsid w:val="650DE4A9"/>
    <w:rsid w:val="653BE8A3"/>
    <w:rsid w:val="654A7AE0"/>
    <w:rsid w:val="654F8F79"/>
    <w:rsid w:val="65526944"/>
    <w:rsid w:val="65542F1F"/>
    <w:rsid w:val="6555FFAE"/>
    <w:rsid w:val="65650430"/>
    <w:rsid w:val="657CE851"/>
    <w:rsid w:val="657EDBEC"/>
    <w:rsid w:val="658242AB"/>
    <w:rsid w:val="658C9199"/>
    <w:rsid w:val="6595BF62"/>
    <w:rsid w:val="65B8F28D"/>
    <w:rsid w:val="65DFD1F9"/>
    <w:rsid w:val="65E3AE3B"/>
    <w:rsid w:val="65EA75A2"/>
    <w:rsid w:val="65F04A81"/>
    <w:rsid w:val="65F7FE62"/>
    <w:rsid w:val="66126C01"/>
    <w:rsid w:val="661DA18F"/>
    <w:rsid w:val="66344029"/>
    <w:rsid w:val="663BD991"/>
    <w:rsid w:val="663F9513"/>
    <w:rsid w:val="664A80D8"/>
    <w:rsid w:val="66557024"/>
    <w:rsid w:val="66581514"/>
    <w:rsid w:val="666709ED"/>
    <w:rsid w:val="666B5025"/>
    <w:rsid w:val="666F845E"/>
    <w:rsid w:val="667A1257"/>
    <w:rsid w:val="667ABBCE"/>
    <w:rsid w:val="667F6BB4"/>
    <w:rsid w:val="66A476BA"/>
    <w:rsid w:val="66B229F5"/>
    <w:rsid w:val="66C2D33C"/>
    <w:rsid w:val="66D0FBEB"/>
    <w:rsid w:val="66D21135"/>
    <w:rsid w:val="66D4107E"/>
    <w:rsid w:val="66D81B8E"/>
    <w:rsid w:val="66DB7EC0"/>
    <w:rsid w:val="66F68F44"/>
    <w:rsid w:val="66FAA0C5"/>
    <w:rsid w:val="6708D5C0"/>
    <w:rsid w:val="6710135C"/>
    <w:rsid w:val="671CC7BE"/>
    <w:rsid w:val="67237D6D"/>
    <w:rsid w:val="67273425"/>
    <w:rsid w:val="672A415A"/>
    <w:rsid w:val="67307201"/>
    <w:rsid w:val="6737C40D"/>
    <w:rsid w:val="67401918"/>
    <w:rsid w:val="676B188E"/>
    <w:rsid w:val="676B2835"/>
    <w:rsid w:val="676FF6FA"/>
    <w:rsid w:val="67704841"/>
    <w:rsid w:val="67AC35DC"/>
    <w:rsid w:val="67AF7894"/>
    <w:rsid w:val="67C95AF1"/>
    <w:rsid w:val="67D251A7"/>
    <w:rsid w:val="67D6ED68"/>
    <w:rsid w:val="67FBD133"/>
    <w:rsid w:val="67FD9037"/>
    <w:rsid w:val="6805C7FF"/>
    <w:rsid w:val="681924BA"/>
    <w:rsid w:val="6822AA94"/>
    <w:rsid w:val="6822F635"/>
    <w:rsid w:val="683857B6"/>
    <w:rsid w:val="683B6F50"/>
    <w:rsid w:val="68717DF5"/>
    <w:rsid w:val="68772EE7"/>
    <w:rsid w:val="688B0730"/>
    <w:rsid w:val="688CAC98"/>
    <w:rsid w:val="68917341"/>
    <w:rsid w:val="68A3D4D5"/>
    <w:rsid w:val="68A9F449"/>
    <w:rsid w:val="68B30D93"/>
    <w:rsid w:val="68C4C72C"/>
    <w:rsid w:val="68C9D965"/>
    <w:rsid w:val="68CA56AB"/>
    <w:rsid w:val="68E3A74C"/>
    <w:rsid w:val="68ED8F6C"/>
    <w:rsid w:val="68F4FDAD"/>
    <w:rsid w:val="6917ABD8"/>
    <w:rsid w:val="6923B819"/>
    <w:rsid w:val="69264BDB"/>
    <w:rsid w:val="692FA9A5"/>
    <w:rsid w:val="69605243"/>
    <w:rsid w:val="6964F005"/>
    <w:rsid w:val="696DD34C"/>
    <w:rsid w:val="6976EF11"/>
    <w:rsid w:val="6983C363"/>
    <w:rsid w:val="6983DC99"/>
    <w:rsid w:val="699D9D08"/>
    <w:rsid w:val="69A4A468"/>
    <w:rsid w:val="69AA5CFA"/>
    <w:rsid w:val="69BF678A"/>
    <w:rsid w:val="69CD687E"/>
    <w:rsid w:val="69DDF595"/>
    <w:rsid w:val="6A22DFFE"/>
    <w:rsid w:val="6A2CFD1D"/>
    <w:rsid w:val="6A307BAB"/>
    <w:rsid w:val="6A37FBAD"/>
    <w:rsid w:val="6A53FEE1"/>
    <w:rsid w:val="6A76EDB9"/>
    <w:rsid w:val="6A874401"/>
    <w:rsid w:val="6A9812BE"/>
    <w:rsid w:val="6AACAE12"/>
    <w:rsid w:val="6AD1F082"/>
    <w:rsid w:val="6AE0BC3F"/>
    <w:rsid w:val="6AF673E9"/>
    <w:rsid w:val="6AF8F127"/>
    <w:rsid w:val="6B03DCD7"/>
    <w:rsid w:val="6B57E721"/>
    <w:rsid w:val="6B5AA723"/>
    <w:rsid w:val="6B5AAC90"/>
    <w:rsid w:val="6B5ECC21"/>
    <w:rsid w:val="6B62D01E"/>
    <w:rsid w:val="6B6384A9"/>
    <w:rsid w:val="6BA6297B"/>
    <w:rsid w:val="6BC3BA11"/>
    <w:rsid w:val="6BD52CAA"/>
    <w:rsid w:val="6BE54B4B"/>
    <w:rsid w:val="6BF520ED"/>
    <w:rsid w:val="6C148EC4"/>
    <w:rsid w:val="6C19FADB"/>
    <w:rsid w:val="6C1F1182"/>
    <w:rsid w:val="6C238F64"/>
    <w:rsid w:val="6C2D5433"/>
    <w:rsid w:val="6C2DB2ED"/>
    <w:rsid w:val="6C35BD93"/>
    <w:rsid w:val="6C394090"/>
    <w:rsid w:val="6C514109"/>
    <w:rsid w:val="6C562156"/>
    <w:rsid w:val="6C5C89E6"/>
    <w:rsid w:val="6C60E93C"/>
    <w:rsid w:val="6C751BCC"/>
    <w:rsid w:val="6C7A2E0A"/>
    <w:rsid w:val="6C7F07A7"/>
    <w:rsid w:val="6CB00A94"/>
    <w:rsid w:val="6CB18095"/>
    <w:rsid w:val="6CB50470"/>
    <w:rsid w:val="6CBF0F54"/>
    <w:rsid w:val="6CD06C9D"/>
    <w:rsid w:val="6CDB96D5"/>
    <w:rsid w:val="6CDBBEB7"/>
    <w:rsid w:val="6CDEA053"/>
    <w:rsid w:val="6CEAA258"/>
    <w:rsid w:val="6D079F0E"/>
    <w:rsid w:val="6D087B81"/>
    <w:rsid w:val="6D0B1077"/>
    <w:rsid w:val="6D118FDA"/>
    <w:rsid w:val="6D23F653"/>
    <w:rsid w:val="6D28E251"/>
    <w:rsid w:val="6D49743E"/>
    <w:rsid w:val="6D4DD78B"/>
    <w:rsid w:val="6D54D460"/>
    <w:rsid w:val="6D655A66"/>
    <w:rsid w:val="6D905A8D"/>
    <w:rsid w:val="6DA319D5"/>
    <w:rsid w:val="6DFD4760"/>
    <w:rsid w:val="6DFE7F4D"/>
    <w:rsid w:val="6E219C5D"/>
    <w:rsid w:val="6E288EDE"/>
    <w:rsid w:val="6E3A033D"/>
    <w:rsid w:val="6E3CF34D"/>
    <w:rsid w:val="6E4FC053"/>
    <w:rsid w:val="6E56EC82"/>
    <w:rsid w:val="6E57456F"/>
    <w:rsid w:val="6E5A8C32"/>
    <w:rsid w:val="6E6090F4"/>
    <w:rsid w:val="6E7549C9"/>
    <w:rsid w:val="6E7C289F"/>
    <w:rsid w:val="6E9D46EB"/>
    <w:rsid w:val="6EA5F5CC"/>
    <w:rsid w:val="6EADF422"/>
    <w:rsid w:val="6ECB7EB3"/>
    <w:rsid w:val="6ECB9FE4"/>
    <w:rsid w:val="6ED87516"/>
    <w:rsid w:val="6EFCA3B0"/>
    <w:rsid w:val="6F1D4B5E"/>
    <w:rsid w:val="6F2358E6"/>
    <w:rsid w:val="6F34F76C"/>
    <w:rsid w:val="6F523EEB"/>
    <w:rsid w:val="6FA92137"/>
    <w:rsid w:val="6FAB52E4"/>
    <w:rsid w:val="6FB0BCF2"/>
    <w:rsid w:val="6FCCD801"/>
    <w:rsid w:val="6FCD4EFC"/>
    <w:rsid w:val="6FD9ED73"/>
    <w:rsid w:val="6FDC4259"/>
    <w:rsid w:val="6FEA0936"/>
    <w:rsid w:val="6FED473D"/>
    <w:rsid w:val="6FF395E1"/>
    <w:rsid w:val="6FFA775E"/>
    <w:rsid w:val="700D097D"/>
    <w:rsid w:val="703B4ADE"/>
    <w:rsid w:val="7040A67C"/>
    <w:rsid w:val="70558057"/>
    <w:rsid w:val="7061C531"/>
    <w:rsid w:val="7063A3AD"/>
    <w:rsid w:val="706A8805"/>
    <w:rsid w:val="707AF383"/>
    <w:rsid w:val="7084B00D"/>
    <w:rsid w:val="70854AB5"/>
    <w:rsid w:val="708D3363"/>
    <w:rsid w:val="70B2375D"/>
    <w:rsid w:val="70BE45D9"/>
    <w:rsid w:val="70C7AC52"/>
    <w:rsid w:val="70CE62EC"/>
    <w:rsid w:val="70D35265"/>
    <w:rsid w:val="70F69729"/>
    <w:rsid w:val="71139DAD"/>
    <w:rsid w:val="71268B1B"/>
    <w:rsid w:val="7136A724"/>
    <w:rsid w:val="715D1303"/>
    <w:rsid w:val="715D572B"/>
    <w:rsid w:val="716BCB2D"/>
    <w:rsid w:val="7183F845"/>
    <w:rsid w:val="718DBD50"/>
    <w:rsid w:val="71975D51"/>
    <w:rsid w:val="71BDF80B"/>
    <w:rsid w:val="71DA078C"/>
    <w:rsid w:val="71EBE777"/>
    <w:rsid w:val="71F2A932"/>
    <w:rsid w:val="71FC12B7"/>
    <w:rsid w:val="71FC5D86"/>
    <w:rsid w:val="7208E84C"/>
    <w:rsid w:val="721E7911"/>
    <w:rsid w:val="72454EEF"/>
    <w:rsid w:val="725429FE"/>
    <w:rsid w:val="725990AF"/>
    <w:rsid w:val="7266CEB6"/>
    <w:rsid w:val="727C8459"/>
    <w:rsid w:val="7290E976"/>
    <w:rsid w:val="729869A4"/>
    <w:rsid w:val="729A5496"/>
    <w:rsid w:val="729C5DE2"/>
    <w:rsid w:val="72A901ED"/>
    <w:rsid w:val="72BDCFF5"/>
    <w:rsid w:val="72C582C3"/>
    <w:rsid w:val="72E29763"/>
    <w:rsid w:val="72EB4D13"/>
    <w:rsid w:val="72ED2354"/>
    <w:rsid w:val="72F5FEC5"/>
    <w:rsid w:val="730CE6CD"/>
    <w:rsid w:val="730CFB4A"/>
    <w:rsid w:val="73135DF9"/>
    <w:rsid w:val="732F408A"/>
    <w:rsid w:val="7334362B"/>
    <w:rsid w:val="7348BDE7"/>
    <w:rsid w:val="734D6DF2"/>
    <w:rsid w:val="73509308"/>
    <w:rsid w:val="735A36A3"/>
    <w:rsid w:val="735BF529"/>
    <w:rsid w:val="736D7A5F"/>
    <w:rsid w:val="7373DF9C"/>
    <w:rsid w:val="73760D4F"/>
    <w:rsid w:val="737DCE9E"/>
    <w:rsid w:val="7391202C"/>
    <w:rsid w:val="739BD049"/>
    <w:rsid w:val="739F896C"/>
    <w:rsid w:val="73C6758F"/>
    <w:rsid w:val="73C7F1C9"/>
    <w:rsid w:val="73CEF77B"/>
    <w:rsid w:val="73D623C7"/>
    <w:rsid w:val="73D8E267"/>
    <w:rsid w:val="73DC4941"/>
    <w:rsid w:val="73DED33B"/>
    <w:rsid w:val="740501FD"/>
    <w:rsid w:val="74385000"/>
    <w:rsid w:val="74430D75"/>
    <w:rsid w:val="7443618D"/>
    <w:rsid w:val="744E495D"/>
    <w:rsid w:val="7469155D"/>
    <w:rsid w:val="74758B04"/>
    <w:rsid w:val="7479AC79"/>
    <w:rsid w:val="747A10B6"/>
    <w:rsid w:val="747A206A"/>
    <w:rsid w:val="749A9C28"/>
    <w:rsid w:val="74AA15EF"/>
    <w:rsid w:val="74F6F926"/>
    <w:rsid w:val="75050FAB"/>
    <w:rsid w:val="753CAAAE"/>
    <w:rsid w:val="753D17EE"/>
    <w:rsid w:val="754476D7"/>
    <w:rsid w:val="7550D7EE"/>
    <w:rsid w:val="755217A6"/>
    <w:rsid w:val="7553EF4D"/>
    <w:rsid w:val="7562D8FC"/>
    <w:rsid w:val="7569CAC7"/>
    <w:rsid w:val="756A0270"/>
    <w:rsid w:val="756D7D7F"/>
    <w:rsid w:val="757B4C9A"/>
    <w:rsid w:val="75807D1B"/>
    <w:rsid w:val="75853476"/>
    <w:rsid w:val="7588C90C"/>
    <w:rsid w:val="758F7678"/>
    <w:rsid w:val="75973D40"/>
    <w:rsid w:val="75AFB10D"/>
    <w:rsid w:val="75CF2E9D"/>
    <w:rsid w:val="75D6DB18"/>
    <w:rsid w:val="75E79A5D"/>
    <w:rsid w:val="75E8664C"/>
    <w:rsid w:val="75F0C0A6"/>
    <w:rsid w:val="75FA6422"/>
    <w:rsid w:val="760A9E86"/>
    <w:rsid w:val="761BED52"/>
    <w:rsid w:val="761F8D2D"/>
    <w:rsid w:val="7650AE18"/>
    <w:rsid w:val="765E0E9B"/>
    <w:rsid w:val="76605C45"/>
    <w:rsid w:val="766E4C09"/>
    <w:rsid w:val="766ED611"/>
    <w:rsid w:val="7677558A"/>
    <w:rsid w:val="7677F403"/>
    <w:rsid w:val="7687B5CB"/>
    <w:rsid w:val="768B49B0"/>
    <w:rsid w:val="769686F4"/>
    <w:rsid w:val="76A006A9"/>
    <w:rsid w:val="76C318C4"/>
    <w:rsid w:val="76C6E73F"/>
    <w:rsid w:val="76D0E48D"/>
    <w:rsid w:val="76D9FAC7"/>
    <w:rsid w:val="76F22943"/>
    <w:rsid w:val="76F66693"/>
    <w:rsid w:val="76FF70FD"/>
    <w:rsid w:val="7702C355"/>
    <w:rsid w:val="771E848E"/>
    <w:rsid w:val="771EE5E1"/>
    <w:rsid w:val="772033BD"/>
    <w:rsid w:val="77252B8E"/>
    <w:rsid w:val="773A9D7F"/>
    <w:rsid w:val="77470AEC"/>
    <w:rsid w:val="7748CFEC"/>
    <w:rsid w:val="7756BBEB"/>
    <w:rsid w:val="776AF047"/>
    <w:rsid w:val="776E9BCD"/>
    <w:rsid w:val="77724FB1"/>
    <w:rsid w:val="77A709CE"/>
    <w:rsid w:val="77A79952"/>
    <w:rsid w:val="77CFE2E9"/>
    <w:rsid w:val="77D99D0A"/>
    <w:rsid w:val="77DEB4C2"/>
    <w:rsid w:val="77E6AE29"/>
    <w:rsid w:val="77E6EED6"/>
    <w:rsid w:val="77EC531B"/>
    <w:rsid w:val="77F70A99"/>
    <w:rsid w:val="77F8A7D3"/>
    <w:rsid w:val="780E6BC8"/>
    <w:rsid w:val="78191E1D"/>
    <w:rsid w:val="782CE6E0"/>
    <w:rsid w:val="7841358A"/>
    <w:rsid w:val="7845741D"/>
    <w:rsid w:val="785C88AE"/>
    <w:rsid w:val="785DFA7B"/>
    <w:rsid w:val="78634182"/>
    <w:rsid w:val="788296C7"/>
    <w:rsid w:val="7883DB4F"/>
    <w:rsid w:val="788F5249"/>
    <w:rsid w:val="78B11E47"/>
    <w:rsid w:val="78BF18B4"/>
    <w:rsid w:val="78D6BBEC"/>
    <w:rsid w:val="78EB86E9"/>
    <w:rsid w:val="79028E07"/>
    <w:rsid w:val="7904278D"/>
    <w:rsid w:val="790B0441"/>
    <w:rsid w:val="7941A7BF"/>
    <w:rsid w:val="794F7382"/>
    <w:rsid w:val="7951C3D7"/>
    <w:rsid w:val="7984871B"/>
    <w:rsid w:val="798BCBAD"/>
    <w:rsid w:val="79909621"/>
    <w:rsid w:val="79AA64F7"/>
    <w:rsid w:val="79B0121F"/>
    <w:rsid w:val="79B8011A"/>
    <w:rsid w:val="79BFAD7F"/>
    <w:rsid w:val="79C0454C"/>
    <w:rsid w:val="79C1A576"/>
    <w:rsid w:val="79D21AA9"/>
    <w:rsid w:val="79D30403"/>
    <w:rsid w:val="79E29C0E"/>
    <w:rsid w:val="79E734D0"/>
    <w:rsid w:val="79E7A020"/>
    <w:rsid w:val="79EBC1C9"/>
    <w:rsid w:val="7A057476"/>
    <w:rsid w:val="7A147506"/>
    <w:rsid w:val="7A1B6D36"/>
    <w:rsid w:val="7A1F5901"/>
    <w:rsid w:val="7A35002F"/>
    <w:rsid w:val="7A400549"/>
    <w:rsid w:val="7A42EFF1"/>
    <w:rsid w:val="7A4EBC84"/>
    <w:rsid w:val="7A516205"/>
    <w:rsid w:val="7A60AE6B"/>
    <w:rsid w:val="7A61A619"/>
    <w:rsid w:val="7A69FC9C"/>
    <w:rsid w:val="7A6B3AEA"/>
    <w:rsid w:val="7A86EB87"/>
    <w:rsid w:val="7A958836"/>
    <w:rsid w:val="7AB132E8"/>
    <w:rsid w:val="7ABF2F67"/>
    <w:rsid w:val="7ACB2405"/>
    <w:rsid w:val="7ACF935B"/>
    <w:rsid w:val="7AD18308"/>
    <w:rsid w:val="7AD58C47"/>
    <w:rsid w:val="7AEFEC5A"/>
    <w:rsid w:val="7B0E8BE2"/>
    <w:rsid w:val="7B1EFE94"/>
    <w:rsid w:val="7B24E2A6"/>
    <w:rsid w:val="7B4F29EE"/>
    <w:rsid w:val="7B50C11C"/>
    <w:rsid w:val="7B592AB7"/>
    <w:rsid w:val="7B6651CE"/>
    <w:rsid w:val="7B96EF4E"/>
    <w:rsid w:val="7B978203"/>
    <w:rsid w:val="7BB20B4F"/>
    <w:rsid w:val="7BB45F8F"/>
    <w:rsid w:val="7BB6C54F"/>
    <w:rsid w:val="7BB88B05"/>
    <w:rsid w:val="7BCF6979"/>
    <w:rsid w:val="7BD7CC8F"/>
    <w:rsid w:val="7BE8096F"/>
    <w:rsid w:val="7BF7D3E9"/>
    <w:rsid w:val="7BFFFC61"/>
    <w:rsid w:val="7C006D78"/>
    <w:rsid w:val="7C03C496"/>
    <w:rsid w:val="7C0F110F"/>
    <w:rsid w:val="7C23F979"/>
    <w:rsid w:val="7C29C348"/>
    <w:rsid w:val="7C5172BE"/>
    <w:rsid w:val="7C8E2B5B"/>
    <w:rsid w:val="7C9686CB"/>
    <w:rsid w:val="7CA31631"/>
    <w:rsid w:val="7CA4B7D5"/>
    <w:rsid w:val="7CA8FFFC"/>
    <w:rsid w:val="7CC04F89"/>
    <w:rsid w:val="7CC071A4"/>
    <w:rsid w:val="7CC0AA7B"/>
    <w:rsid w:val="7CC72174"/>
    <w:rsid w:val="7CC7968D"/>
    <w:rsid w:val="7CC9A985"/>
    <w:rsid w:val="7CE07AE7"/>
    <w:rsid w:val="7CFF8FD8"/>
    <w:rsid w:val="7D0182EA"/>
    <w:rsid w:val="7D1598A9"/>
    <w:rsid w:val="7D2952D1"/>
    <w:rsid w:val="7D3FC895"/>
    <w:rsid w:val="7D44063E"/>
    <w:rsid w:val="7D466A82"/>
    <w:rsid w:val="7D5657D6"/>
    <w:rsid w:val="7D57B633"/>
    <w:rsid w:val="7D5AEC61"/>
    <w:rsid w:val="7D5DA797"/>
    <w:rsid w:val="7D5FAA8A"/>
    <w:rsid w:val="7D6CABCC"/>
    <w:rsid w:val="7D807935"/>
    <w:rsid w:val="7D87091C"/>
    <w:rsid w:val="7D8FEBDF"/>
    <w:rsid w:val="7DA83015"/>
    <w:rsid w:val="7DCBDCC6"/>
    <w:rsid w:val="7DCCE95E"/>
    <w:rsid w:val="7DDCEE5A"/>
    <w:rsid w:val="7DE53F56"/>
    <w:rsid w:val="7DECBC8C"/>
    <w:rsid w:val="7DF0584D"/>
    <w:rsid w:val="7E113793"/>
    <w:rsid w:val="7E188739"/>
    <w:rsid w:val="7E1BD904"/>
    <w:rsid w:val="7E31170F"/>
    <w:rsid w:val="7E572E21"/>
    <w:rsid w:val="7E5EEF7B"/>
    <w:rsid w:val="7E665361"/>
    <w:rsid w:val="7E683AFA"/>
    <w:rsid w:val="7E6F94C8"/>
    <w:rsid w:val="7E856A39"/>
    <w:rsid w:val="7E934BCB"/>
    <w:rsid w:val="7EB4470D"/>
    <w:rsid w:val="7EBB6CE5"/>
    <w:rsid w:val="7ED1FE46"/>
    <w:rsid w:val="7EF0B1F0"/>
    <w:rsid w:val="7EFBF926"/>
    <w:rsid w:val="7F1287FD"/>
    <w:rsid w:val="7F17C6F7"/>
    <w:rsid w:val="7F1B9890"/>
    <w:rsid w:val="7F2404F2"/>
    <w:rsid w:val="7F266B4F"/>
    <w:rsid w:val="7F4BB503"/>
    <w:rsid w:val="7F5CF486"/>
    <w:rsid w:val="7F77B5D3"/>
    <w:rsid w:val="7F7DC56A"/>
    <w:rsid w:val="7F7EBA72"/>
    <w:rsid w:val="7F7F463D"/>
    <w:rsid w:val="7F8C45ED"/>
    <w:rsid w:val="7F97B563"/>
    <w:rsid w:val="7FB158A3"/>
    <w:rsid w:val="7FC9F516"/>
    <w:rsid w:val="7FCE889D"/>
    <w:rsid w:val="7FD090C4"/>
    <w:rsid w:val="7FEFF766"/>
    <w:rsid w:val="7FFB0F8E"/>
  </w:rsids>
  <m:mathPr>
    <m:mathFont m:val="Cambria Math"/>
    <m:brkBin m:val="before"/>
    <m:brkBinSub m:val="--"/>
    <m:smallFrac m:val="0"/>
    <m:dispDef/>
    <m:lMargin m:val="0"/>
    <m:rMargin m:val="0"/>
    <m:defJc m:val="centerGroup"/>
    <m:wrapIndent m:val="1440"/>
    <m:intLim m:val="subSup"/>
    <m:naryLim m:val="undOvr"/>
  </m:mathPr>
  <w:themeFontLang w:val="fr-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B0121F"/>
  <w15:chartTrackingRefBased/>
  <w15:docId w15:val="{D042ACB0-27B4-4327-B67B-D07A8611F63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lang w:val="fr-CA"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04620"/>
  </w:style>
  <w:style w:type="paragraph" w:styleId="Heading1">
    <w:name w:val="heading 1"/>
    <w:basedOn w:val="Normal"/>
    <w:next w:val="Normal"/>
    <w:link w:val="Heading1Char"/>
    <w:uiPriority w:val="9"/>
    <w:qFormat/>
    <w:rsid w:val="00741F15"/>
    <w:pPr>
      <w:pBdr>
        <w:top w:val="single" w:color="99CB38" w:themeColor="accent1" w:sz="24" w:space="0"/>
        <w:left w:val="single" w:color="99CB38" w:themeColor="accent1" w:sz="24" w:space="0"/>
        <w:bottom w:val="single" w:color="99CB38" w:themeColor="accent1" w:sz="24" w:space="0"/>
        <w:right w:val="single" w:color="99CB38" w:themeColor="accent1" w:sz="24" w:space="0"/>
      </w:pBdr>
      <w:shd w:val="clear" w:color="auto" w:fill="99CB38" w:themeFill="accent1"/>
      <w:spacing w:after="0"/>
      <w:outlineLvl w:val="0"/>
    </w:pPr>
    <w:rPr>
      <w:color w:val="FFFFFF" w:themeColor="background1"/>
      <w:spacing w:val="15"/>
      <w:sz w:val="22"/>
      <w:szCs w:val="22"/>
    </w:rPr>
  </w:style>
  <w:style w:type="paragraph" w:styleId="Heading2">
    <w:name w:val="heading 2"/>
    <w:basedOn w:val="Normal"/>
    <w:next w:val="Normal"/>
    <w:link w:val="Heading2Char"/>
    <w:uiPriority w:val="9"/>
    <w:unhideWhenUsed/>
    <w:qFormat/>
    <w:rsid w:val="002600A7"/>
    <w:pPr>
      <w:pBdr>
        <w:top w:val="single" w:color="EAF4D7" w:themeColor="accent1" w:themeTint="33" w:sz="24" w:space="0"/>
        <w:left w:val="single" w:color="EAF4D7" w:themeColor="accent1" w:themeTint="33" w:sz="24" w:space="0"/>
        <w:bottom w:val="single" w:color="EAF4D7" w:themeColor="accent1" w:themeTint="33" w:sz="24" w:space="0"/>
        <w:right w:val="single" w:color="EAF4D7" w:themeColor="accent1" w:themeTint="33" w:sz="24" w:space="0"/>
      </w:pBdr>
      <w:shd w:val="clear" w:color="auto" w:fill="EAF4D7" w:themeFill="accent1" w:themeFillTint="33"/>
      <w:spacing w:after="0"/>
      <w:outlineLvl w:val="1"/>
    </w:pPr>
    <w:rPr>
      <w:spacing w:val="15"/>
    </w:rPr>
  </w:style>
  <w:style w:type="paragraph" w:styleId="Heading3">
    <w:name w:val="heading 3"/>
    <w:basedOn w:val="Normal"/>
    <w:next w:val="Normal"/>
    <w:link w:val="Heading3Char"/>
    <w:uiPriority w:val="9"/>
    <w:unhideWhenUsed/>
    <w:qFormat/>
    <w:rsid w:val="00752EF1"/>
    <w:pPr>
      <w:pBdr>
        <w:top w:val="single" w:color="99CB38" w:themeColor="accent1" w:sz="6" w:space="2"/>
      </w:pBdr>
      <w:spacing w:before="300" w:after="0"/>
      <w:outlineLvl w:val="2"/>
    </w:pPr>
    <w:rPr>
      <w:caps/>
      <w:color w:val="4C661A" w:themeColor="accent1" w:themeShade="7F"/>
      <w:spacing w:val="15"/>
    </w:rPr>
  </w:style>
  <w:style w:type="paragraph" w:styleId="Heading4">
    <w:name w:val="heading 4"/>
    <w:basedOn w:val="Normal"/>
    <w:next w:val="Normal"/>
    <w:link w:val="Heading4Char"/>
    <w:uiPriority w:val="9"/>
    <w:unhideWhenUsed/>
    <w:qFormat/>
    <w:rsid w:val="00752EF1"/>
    <w:pPr>
      <w:pBdr>
        <w:top w:val="dotted" w:color="99CB38" w:themeColor="accent1" w:sz="6" w:space="2"/>
      </w:pBdr>
      <w:spacing w:before="200" w:after="0"/>
      <w:outlineLvl w:val="3"/>
    </w:pPr>
    <w:rPr>
      <w:caps/>
      <w:color w:val="729928" w:themeColor="accent1" w:themeShade="BF"/>
      <w:spacing w:val="10"/>
    </w:rPr>
  </w:style>
  <w:style w:type="paragraph" w:styleId="Heading5">
    <w:name w:val="heading 5"/>
    <w:basedOn w:val="Normal"/>
    <w:next w:val="Normal"/>
    <w:link w:val="Heading5Char"/>
    <w:uiPriority w:val="9"/>
    <w:semiHidden/>
    <w:unhideWhenUsed/>
    <w:qFormat/>
    <w:rsid w:val="00752EF1"/>
    <w:pPr>
      <w:pBdr>
        <w:bottom w:val="single" w:color="99CB38" w:themeColor="accent1" w:sz="6" w:space="1"/>
      </w:pBdr>
      <w:spacing w:before="200" w:after="0"/>
      <w:outlineLvl w:val="4"/>
    </w:pPr>
    <w:rPr>
      <w:caps/>
      <w:color w:val="729928" w:themeColor="accent1" w:themeShade="BF"/>
      <w:spacing w:val="10"/>
    </w:rPr>
  </w:style>
  <w:style w:type="paragraph" w:styleId="Heading6">
    <w:name w:val="heading 6"/>
    <w:basedOn w:val="Normal"/>
    <w:next w:val="Normal"/>
    <w:link w:val="Heading6Char"/>
    <w:uiPriority w:val="9"/>
    <w:semiHidden/>
    <w:unhideWhenUsed/>
    <w:qFormat/>
    <w:rsid w:val="00752EF1"/>
    <w:pPr>
      <w:pBdr>
        <w:bottom w:val="dotted" w:color="99CB38" w:themeColor="accent1" w:sz="6" w:space="1"/>
      </w:pBdr>
      <w:spacing w:before="200" w:after="0"/>
      <w:outlineLvl w:val="5"/>
    </w:pPr>
    <w:rPr>
      <w:caps/>
      <w:color w:val="729928" w:themeColor="accent1" w:themeShade="BF"/>
      <w:spacing w:val="10"/>
    </w:rPr>
  </w:style>
  <w:style w:type="paragraph" w:styleId="Heading7">
    <w:name w:val="heading 7"/>
    <w:basedOn w:val="Normal"/>
    <w:next w:val="Normal"/>
    <w:link w:val="Heading7Char"/>
    <w:uiPriority w:val="9"/>
    <w:semiHidden/>
    <w:unhideWhenUsed/>
    <w:qFormat/>
    <w:rsid w:val="00752EF1"/>
    <w:pPr>
      <w:spacing w:before="200" w:after="0"/>
      <w:outlineLvl w:val="6"/>
    </w:pPr>
    <w:rPr>
      <w:caps/>
      <w:color w:val="729928" w:themeColor="accent1" w:themeShade="BF"/>
      <w:spacing w:val="10"/>
    </w:rPr>
  </w:style>
  <w:style w:type="paragraph" w:styleId="Heading8">
    <w:name w:val="heading 8"/>
    <w:basedOn w:val="Normal"/>
    <w:next w:val="Normal"/>
    <w:link w:val="Heading8Char"/>
    <w:uiPriority w:val="9"/>
    <w:semiHidden/>
    <w:unhideWhenUsed/>
    <w:qFormat/>
    <w:rsid w:val="00752EF1"/>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752EF1"/>
    <w:pPr>
      <w:spacing w:before="200" w:after="0"/>
      <w:outlineLvl w:val="8"/>
    </w:pPr>
    <w:rPr>
      <w:i/>
      <w:iCs/>
      <w:caps/>
      <w:spacing w:val="10"/>
      <w:sz w:val="18"/>
      <w:szCs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8E5517"/>
    <w:pPr>
      <w:tabs>
        <w:tab w:val="center" w:pos="4536"/>
        <w:tab w:val="right" w:pos="9072"/>
      </w:tabs>
      <w:spacing w:after="0" w:line="240" w:lineRule="auto"/>
    </w:pPr>
  </w:style>
  <w:style w:type="character" w:styleId="HeaderChar" w:customStyle="1">
    <w:name w:val="Header Char"/>
    <w:basedOn w:val="DefaultParagraphFont"/>
    <w:link w:val="Header"/>
    <w:uiPriority w:val="99"/>
    <w:rsid w:val="008E5517"/>
  </w:style>
  <w:style w:type="paragraph" w:styleId="Footer">
    <w:name w:val="footer"/>
    <w:basedOn w:val="Normal"/>
    <w:link w:val="FooterChar"/>
    <w:uiPriority w:val="99"/>
    <w:unhideWhenUsed/>
    <w:rsid w:val="008E5517"/>
    <w:pPr>
      <w:tabs>
        <w:tab w:val="center" w:pos="4536"/>
        <w:tab w:val="right" w:pos="9072"/>
      </w:tabs>
      <w:spacing w:after="0" w:line="240" w:lineRule="auto"/>
    </w:pPr>
  </w:style>
  <w:style w:type="character" w:styleId="FooterChar" w:customStyle="1">
    <w:name w:val="Footer Char"/>
    <w:basedOn w:val="DefaultParagraphFont"/>
    <w:link w:val="Footer"/>
    <w:uiPriority w:val="99"/>
    <w:rsid w:val="008E5517"/>
  </w:style>
  <w:style w:type="character" w:styleId="TitleChar" w:customStyle="1">
    <w:name w:val="Title Char"/>
    <w:basedOn w:val="DefaultParagraphFont"/>
    <w:link w:val="Title"/>
    <w:uiPriority w:val="10"/>
    <w:rsid w:val="00752EF1"/>
    <w:rPr>
      <w:rFonts w:asciiTheme="majorHAnsi" w:hAnsiTheme="majorHAnsi" w:eastAsiaTheme="majorEastAsia" w:cstheme="majorBidi"/>
      <w:caps/>
      <w:color w:val="99CB38" w:themeColor="accent1"/>
      <w:spacing w:val="10"/>
      <w:sz w:val="52"/>
      <w:szCs w:val="52"/>
    </w:rPr>
  </w:style>
  <w:style w:type="paragraph" w:styleId="Title">
    <w:name w:val="Title"/>
    <w:basedOn w:val="Normal"/>
    <w:next w:val="Normal"/>
    <w:link w:val="TitleChar"/>
    <w:uiPriority w:val="10"/>
    <w:qFormat/>
    <w:rsid w:val="00752EF1"/>
    <w:pPr>
      <w:spacing w:before="0" w:after="0"/>
    </w:pPr>
    <w:rPr>
      <w:rFonts w:asciiTheme="majorHAnsi" w:hAnsiTheme="majorHAnsi" w:eastAsiaTheme="majorEastAsia" w:cstheme="majorBidi"/>
      <w:caps/>
      <w:color w:val="99CB38" w:themeColor="accent1"/>
      <w:spacing w:val="10"/>
      <w:sz w:val="52"/>
      <w:szCs w:val="52"/>
    </w:rPr>
  </w:style>
  <w:style w:type="character" w:styleId="SubtitleChar" w:customStyle="1">
    <w:name w:val="Subtitle Char"/>
    <w:basedOn w:val="DefaultParagraphFont"/>
    <w:link w:val="Subtitle"/>
    <w:uiPriority w:val="11"/>
    <w:rsid w:val="00752EF1"/>
    <w:rPr>
      <w:caps/>
      <w:color w:val="595959" w:themeColor="text1" w:themeTint="A6"/>
      <w:spacing w:val="10"/>
      <w:sz w:val="21"/>
      <w:szCs w:val="21"/>
    </w:rPr>
  </w:style>
  <w:style w:type="paragraph" w:styleId="Subtitle">
    <w:name w:val="Subtitle"/>
    <w:basedOn w:val="Normal"/>
    <w:next w:val="Normal"/>
    <w:link w:val="SubtitleChar"/>
    <w:uiPriority w:val="11"/>
    <w:qFormat/>
    <w:rsid w:val="00752EF1"/>
    <w:pPr>
      <w:spacing w:before="0" w:after="500" w:line="240" w:lineRule="auto"/>
    </w:pPr>
    <w:rPr>
      <w:caps/>
      <w:color w:val="595959" w:themeColor="text1" w:themeTint="A6"/>
      <w:spacing w:val="10"/>
      <w:sz w:val="21"/>
      <w:szCs w:val="21"/>
    </w:rPr>
  </w:style>
  <w:style w:type="paragraph" w:styleId="ListParagraph">
    <w:name w:val="List Paragraph"/>
    <w:basedOn w:val="Normal"/>
    <w:uiPriority w:val="34"/>
    <w:qFormat/>
    <w:pPr>
      <w:ind w:left="720"/>
      <w:contextualSpacing/>
    </w:pPr>
  </w:style>
  <w:style w:type="character" w:styleId="Heading1Char" w:customStyle="1">
    <w:name w:val="Heading 1 Char"/>
    <w:basedOn w:val="DefaultParagraphFont"/>
    <w:link w:val="Heading1"/>
    <w:uiPriority w:val="9"/>
    <w:rsid w:val="00741F15"/>
    <w:rPr>
      <w:color w:val="FFFFFF" w:themeColor="background1"/>
      <w:spacing w:val="15"/>
      <w:sz w:val="22"/>
      <w:szCs w:val="22"/>
      <w:shd w:val="clear" w:color="auto" w:fill="99CB38" w:themeFill="accent1"/>
    </w:rPr>
  </w:style>
  <w:style w:type="paragraph" w:styleId="TOCHeading">
    <w:name w:val="TOC Heading"/>
    <w:basedOn w:val="Heading1"/>
    <w:next w:val="Normal"/>
    <w:uiPriority w:val="39"/>
    <w:unhideWhenUsed/>
    <w:qFormat/>
    <w:rsid w:val="00752EF1"/>
    <w:pPr>
      <w:outlineLvl w:val="9"/>
    </w:pPr>
  </w:style>
  <w:style w:type="paragraph" w:styleId="TOC1">
    <w:name w:val="toc 1"/>
    <w:basedOn w:val="Normal"/>
    <w:next w:val="Normal"/>
    <w:autoRedefine/>
    <w:uiPriority w:val="39"/>
    <w:unhideWhenUsed/>
    <w:rsid w:val="004922DE"/>
    <w:pPr>
      <w:spacing w:before="120" w:after="0"/>
    </w:pPr>
    <w:rPr>
      <w:b/>
      <w:bCs/>
      <w:i/>
      <w:iCs/>
      <w:sz w:val="24"/>
      <w:szCs w:val="24"/>
    </w:rPr>
  </w:style>
  <w:style w:type="character" w:styleId="Hyperlink">
    <w:name w:val="Hyperlink"/>
    <w:basedOn w:val="DefaultParagraphFont"/>
    <w:uiPriority w:val="99"/>
    <w:unhideWhenUsed/>
    <w:rsid w:val="004922DE"/>
    <w:rPr>
      <w:color w:val="EE7B08" w:themeColor="hyperlink"/>
      <w:u w:val="single"/>
    </w:rPr>
  </w:style>
  <w:style w:type="character" w:styleId="Heading2Char" w:customStyle="1">
    <w:name w:val="Heading 2 Char"/>
    <w:basedOn w:val="DefaultParagraphFont"/>
    <w:link w:val="Heading2"/>
    <w:uiPriority w:val="9"/>
    <w:rsid w:val="002600A7"/>
    <w:rPr>
      <w:spacing w:val="15"/>
      <w:shd w:val="clear" w:color="auto" w:fill="EAF4D7" w:themeFill="accent1" w:themeFillTint="33"/>
    </w:rPr>
  </w:style>
  <w:style w:type="paragraph" w:styleId="TOC2">
    <w:name w:val="toc 2"/>
    <w:basedOn w:val="Normal"/>
    <w:next w:val="Normal"/>
    <w:autoRedefine/>
    <w:uiPriority w:val="39"/>
    <w:unhideWhenUsed/>
    <w:rsid w:val="001D7C22"/>
    <w:pPr>
      <w:spacing w:before="120" w:after="0"/>
      <w:ind w:left="200"/>
    </w:pPr>
    <w:rPr>
      <w:b/>
      <w:bCs/>
      <w:sz w:val="22"/>
      <w:szCs w:val="22"/>
    </w:rPr>
  </w:style>
  <w:style w:type="character" w:styleId="Heading3Char" w:customStyle="1">
    <w:name w:val="Heading 3 Char"/>
    <w:basedOn w:val="DefaultParagraphFont"/>
    <w:link w:val="Heading3"/>
    <w:uiPriority w:val="9"/>
    <w:rsid w:val="00752EF1"/>
    <w:rPr>
      <w:caps/>
      <w:color w:val="4C661A" w:themeColor="accent1" w:themeShade="7F"/>
      <w:spacing w:val="15"/>
    </w:rPr>
  </w:style>
  <w:style w:type="paragraph" w:styleId="TOC3">
    <w:name w:val="toc 3"/>
    <w:basedOn w:val="Normal"/>
    <w:next w:val="Normal"/>
    <w:autoRedefine/>
    <w:uiPriority w:val="39"/>
    <w:unhideWhenUsed/>
    <w:rsid w:val="001D7C22"/>
    <w:pPr>
      <w:spacing w:before="0" w:after="0"/>
      <w:ind w:left="400"/>
    </w:pPr>
  </w:style>
  <w:style w:type="paragraph" w:styleId="paragraph" w:customStyle="1">
    <w:name w:val="paragraph"/>
    <w:basedOn w:val="Normal"/>
    <w:rsid w:val="004F577D"/>
    <w:pPr>
      <w:spacing w:beforeAutospacing="1" w:after="100" w:afterAutospacing="1" w:line="240" w:lineRule="auto"/>
    </w:pPr>
    <w:rPr>
      <w:rFonts w:ascii="Times New Roman" w:hAnsi="Times New Roman" w:eastAsia="Times New Roman" w:cs="Times New Roman"/>
      <w:sz w:val="24"/>
      <w:szCs w:val="24"/>
      <w:lang w:eastAsia="fr-CA"/>
    </w:rPr>
  </w:style>
  <w:style w:type="character" w:styleId="normaltextrun" w:customStyle="1">
    <w:name w:val="normaltextrun"/>
    <w:basedOn w:val="DefaultParagraphFont"/>
    <w:rsid w:val="004F577D"/>
  </w:style>
  <w:style w:type="character" w:styleId="eop" w:customStyle="1">
    <w:name w:val="eop"/>
    <w:basedOn w:val="DefaultParagraphFont"/>
    <w:rsid w:val="004F577D"/>
  </w:style>
  <w:style w:type="paragraph" w:styleId="BalloonText">
    <w:name w:val="Balloon Text"/>
    <w:basedOn w:val="Normal"/>
    <w:link w:val="BalloonTextChar"/>
    <w:uiPriority w:val="99"/>
    <w:semiHidden/>
    <w:unhideWhenUsed/>
    <w:rsid w:val="004726DC"/>
    <w:pPr>
      <w:spacing w:after="0" w:line="240" w:lineRule="auto"/>
    </w:pPr>
    <w:rPr>
      <w:rFonts w:ascii="Times New Roman" w:hAnsi="Times New Roman" w:cs="Times New Roman"/>
      <w:sz w:val="18"/>
      <w:szCs w:val="18"/>
    </w:rPr>
  </w:style>
  <w:style w:type="character" w:styleId="BalloonTextChar" w:customStyle="1">
    <w:name w:val="Balloon Text Char"/>
    <w:basedOn w:val="DefaultParagraphFont"/>
    <w:link w:val="BalloonText"/>
    <w:uiPriority w:val="99"/>
    <w:semiHidden/>
    <w:rsid w:val="004726DC"/>
    <w:rPr>
      <w:rFonts w:ascii="Times New Roman" w:hAnsi="Times New Roman" w:cs="Times New Roman"/>
      <w:sz w:val="18"/>
      <w:szCs w:val="18"/>
    </w:rPr>
  </w:style>
  <w:style w:type="character" w:styleId="Strong">
    <w:name w:val="Strong"/>
    <w:uiPriority w:val="22"/>
    <w:qFormat/>
    <w:rsid w:val="00752EF1"/>
    <w:rPr>
      <w:b/>
      <w:bCs/>
    </w:rPr>
  </w:style>
  <w:style w:type="character" w:styleId="UnresolvedMention">
    <w:name w:val="Unresolved Mention"/>
    <w:basedOn w:val="DefaultParagraphFont"/>
    <w:uiPriority w:val="99"/>
    <w:semiHidden/>
    <w:unhideWhenUsed/>
    <w:rsid w:val="00B66689"/>
    <w:rPr>
      <w:color w:val="605E5C"/>
      <w:shd w:val="clear" w:color="auto" w:fill="E1DFDD"/>
    </w:rPr>
  </w:style>
  <w:style w:type="character" w:styleId="Heading4Char" w:customStyle="1">
    <w:name w:val="Heading 4 Char"/>
    <w:basedOn w:val="DefaultParagraphFont"/>
    <w:link w:val="Heading4"/>
    <w:uiPriority w:val="9"/>
    <w:rsid w:val="00752EF1"/>
    <w:rPr>
      <w:caps/>
      <w:color w:val="729928" w:themeColor="accent1" w:themeShade="BF"/>
      <w:spacing w:val="10"/>
    </w:rPr>
  </w:style>
  <w:style w:type="character" w:styleId="Heading5Char" w:customStyle="1">
    <w:name w:val="Heading 5 Char"/>
    <w:basedOn w:val="DefaultParagraphFont"/>
    <w:link w:val="Heading5"/>
    <w:uiPriority w:val="9"/>
    <w:semiHidden/>
    <w:rsid w:val="00752EF1"/>
    <w:rPr>
      <w:caps/>
      <w:color w:val="729928" w:themeColor="accent1" w:themeShade="BF"/>
      <w:spacing w:val="10"/>
    </w:rPr>
  </w:style>
  <w:style w:type="character" w:styleId="Heading6Char" w:customStyle="1">
    <w:name w:val="Heading 6 Char"/>
    <w:basedOn w:val="DefaultParagraphFont"/>
    <w:link w:val="Heading6"/>
    <w:uiPriority w:val="9"/>
    <w:semiHidden/>
    <w:rsid w:val="00752EF1"/>
    <w:rPr>
      <w:caps/>
      <w:color w:val="729928" w:themeColor="accent1" w:themeShade="BF"/>
      <w:spacing w:val="10"/>
    </w:rPr>
  </w:style>
  <w:style w:type="character" w:styleId="Heading7Char" w:customStyle="1">
    <w:name w:val="Heading 7 Char"/>
    <w:basedOn w:val="DefaultParagraphFont"/>
    <w:link w:val="Heading7"/>
    <w:uiPriority w:val="9"/>
    <w:semiHidden/>
    <w:rsid w:val="00752EF1"/>
    <w:rPr>
      <w:caps/>
      <w:color w:val="729928" w:themeColor="accent1" w:themeShade="BF"/>
      <w:spacing w:val="10"/>
    </w:rPr>
  </w:style>
  <w:style w:type="character" w:styleId="Heading8Char" w:customStyle="1">
    <w:name w:val="Heading 8 Char"/>
    <w:basedOn w:val="DefaultParagraphFont"/>
    <w:link w:val="Heading8"/>
    <w:uiPriority w:val="9"/>
    <w:semiHidden/>
    <w:rsid w:val="00752EF1"/>
    <w:rPr>
      <w:caps/>
      <w:spacing w:val="10"/>
      <w:sz w:val="18"/>
      <w:szCs w:val="18"/>
    </w:rPr>
  </w:style>
  <w:style w:type="character" w:styleId="Heading9Char" w:customStyle="1">
    <w:name w:val="Heading 9 Char"/>
    <w:basedOn w:val="DefaultParagraphFont"/>
    <w:link w:val="Heading9"/>
    <w:uiPriority w:val="9"/>
    <w:semiHidden/>
    <w:rsid w:val="00752EF1"/>
    <w:rPr>
      <w:i/>
      <w:iCs/>
      <w:caps/>
      <w:spacing w:val="10"/>
      <w:sz w:val="18"/>
      <w:szCs w:val="18"/>
    </w:rPr>
  </w:style>
  <w:style w:type="paragraph" w:styleId="Caption">
    <w:name w:val="caption"/>
    <w:basedOn w:val="Normal"/>
    <w:next w:val="Normal"/>
    <w:uiPriority w:val="35"/>
    <w:semiHidden/>
    <w:unhideWhenUsed/>
    <w:qFormat/>
    <w:rsid w:val="00752EF1"/>
    <w:rPr>
      <w:b/>
      <w:bCs/>
      <w:color w:val="729928" w:themeColor="accent1" w:themeShade="BF"/>
      <w:sz w:val="16"/>
      <w:szCs w:val="16"/>
    </w:rPr>
  </w:style>
  <w:style w:type="character" w:styleId="Emphasis">
    <w:name w:val="Emphasis"/>
    <w:uiPriority w:val="20"/>
    <w:qFormat/>
    <w:rsid w:val="00752EF1"/>
    <w:rPr>
      <w:caps/>
      <w:color w:val="4C661A" w:themeColor="accent1" w:themeShade="7F"/>
      <w:spacing w:val="5"/>
    </w:rPr>
  </w:style>
  <w:style w:type="paragraph" w:styleId="NoSpacing">
    <w:name w:val="No Spacing"/>
    <w:uiPriority w:val="1"/>
    <w:qFormat/>
    <w:rsid w:val="00752EF1"/>
    <w:pPr>
      <w:spacing w:after="0" w:line="240" w:lineRule="auto"/>
    </w:pPr>
  </w:style>
  <w:style w:type="paragraph" w:styleId="Quote">
    <w:name w:val="Quote"/>
    <w:basedOn w:val="Normal"/>
    <w:next w:val="Normal"/>
    <w:link w:val="QuoteChar"/>
    <w:uiPriority w:val="29"/>
    <w:qFormat/>
    <w:rsid w:val="00752EF1"/>
    <w:rPr>
      <w:i/>
      <w:iCs/>
      <w:sz w:val="24"/>
      <w:szCs w:val="24"/>
    </w:rPr>
  </w:style>
  <w:style w:type="character" w:styleId="QuoteChar" w:customStyle="1">
    <w:name w:val="Quote Char"/>
    <w:basedOn w:val="DefaultParagraphFont"/>
    <w:link w:val="Quote"/>
    <w:uiPriority w:val="29"/>
    <w:rsid w:val="00752EF1"/>
    <w:rPr>
      <w:i/>
      <w:iCs/>
      <w:sz w:val="24"/>
      <w:szCs w:val="24"/>
    </w:rPr>
  </w:style>
  <w:style w:type="paragraph" w:styleId="IntenseQuote">
    <w:name w:val="Intense Quote"/>
    <w:basedOn w:val="Normal"/>
    <w:next w:val="Normal"/>
    <w:link w:val="IntenseQuoteChar"/>
    <w:uiPriority w:val="30"/>
    <w:qFormat/>
    <w:rsid w:val="00752EF1"/>
    <w:pPr>
      <w:spacing w:before="240" w:after="240" w:line="240" w:lineRule="auto"/>
      <w:ind w:left="1080" w:right="1080"/>
      <w:jc w:val="center"/>
    </w:pPr>
    <w:rPr>
      <w:color w:val="99CB38" w:themeColor="accent1"/>
      <w:sz w:val="24"/>
      <w:szCs w:val="24"/>
    </w:rPr>
  </w:style>
  <w:style w:type="character" w:styleId="IntenseQuoteChar" w:customStyle="1">
    <w:name w:val="Intense Quote Char"/>
    <w:basedOn w:val="DefaultParagraphFont"/>
    <w:link w:val="IntenseQuote"/>
    <w:uiPriority w:val="30"/>
    <w:rsid w:val="00752EF1"/>
    <w:rPr>
      <w:color w:val="99CB38" w:themeColor="accent1"/>
      <w:sz w:val="24"/>
      <w:szCs w:val="24"/>
    </w:rPr>
  </w:style>
  <w:style w:type="character" w:styleId="SubtleEmphasis">
    <w:name w:val="Subtle Emphasis"/>
    <w:uiPriority w:val="19"/>
    <w:qFormat/>
    <w:rsid w:val="00752EF1"/>
    <w:rPr>
      <w:i/>
      <w:iCs/>
      <w:color w:val="4C661A" w:themeColor="accent1" w:themeShade="7F"/>
    </w:rPr>
  </w:style>
  <w:style w:type="character" w:styleId="IntenseEmphasis">
    <w:name w:val="Intense Emphasis"/>
    <w:uiPriority w:val="21"/>
    <w:qFormat/>
    <w:rsid w:val="00752EF1"/>
    <w:rPr>
      <w:b/>
      <w:bCs/>
      <w:caps/>
      <w:color w:val="4C661A" w:themeColor="accent1" w:themeShade="7F"/>
      <w:spacing w:val="10"/>
    </w:rPr>
  </w:style>
  <w:style w:type="character" w:styleId="SubtleReference">
    <w:name w:val="Subtle Reference"/>
    <w:uiPriority w:val="31"/>
    <w:qFormat/>
    <w:rsid w:val="00752EF1"/>
    <w:rPr>
      <w:b/>
      <w:bCs/>
      <w:color w:val="99CB38" w:themeColor="accent1"/>
    </w:rPr>
  </w:style>
  <w:style w:type="character" w:styleId="IntenseReference">
    <w:name w:val="Intense Reference"/>
    <w:uiPriority w:val="32"/>
    <w:qFormat/>
    <w:rsid w:val="00752EF1"/>
    <w:rPr>
      <w:b/>
      <w:bCs/>
      <w:i/>
      <w:iCs/>
      <w:caps/>
      <w:color w:val="99CB38" w:themeColor="accent1"/>
    </w:rPr>
  </w:style>
  <w:style w:type="character" w:styleId="BookTitle">
    <w:name w:val="Book Title"/>
    <w:uiPriority w:val="33"/>
    <w:qFormat/>
    <w:rsid w:val="00752EF1"/>
    <w:rPr>
      <w:b/>
      <w:bCs/>
      <w:i/>
      <w:iCs/>
      <w:spacing w:val="0"/>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TOC4">
    <w:name w:val="toc 4"/>
    <w:basedOn w:val="Normal"/>
    <w:next w:val="Normal"/>
    <w:autoRedefine/>
    <w:uiPriority w:val="39"/>
    <w:unhideWhenUsed/>
    <w:rsid w:val="00F37E5D"/>
    <w:pPr>
      <w:spacing w:before="0" w:after="0"/>
      <w:ind w:left="600"/>
    </w:pPr>
  </w:style>
  <w:style w:type="paragraph" w:styleId="TOC5">
    <w:name w:val="toc 5"/>
    <w:basedOn w:val="Normal"/>
    <w:next w:val="Normal"/>
    <w:autoRedefine/>
    <w:uiPriority w:val="39"/>
    <w:unhideWhenUsed/>
    <w:rsid w:val="00F37E5D"/>
    <w:pPr>
      <w:spacing w:before="0" w:after="0"/>
      <w:ind w:left="800"/>
    </w:pPr>
  </w:style>
  <w:style w:type="paragraph" w:styleId="TOC6">
    <w:name w:val="toc 6"/>
    <w:basedOn w:val="Normal"/>
    <w:next w:val="Normal"/>
    <w:autoRedefine/>
    <w:uiPriority w:val="39"/>
    <w:unhideWhenUsed/>
    <w:rsid w:val="00F37E5D"/>
    <w:pPr>
      <w:spacing w:before="0" w:after="0"/>
      <w:ind w:left="1000"/>
    </w:pPr>
  </w:style>
  <w:style w:type="paragraph" w:styleId="TOC7">
    <w:name w:val="toc 7"/>
    <w:basedOn w:val="Normal"/>
    <w:next w:val="Normal"/>
    <w:autoRedefine/>
    <w:uiPriority w:val="39"/>
    <w:unhideWhenUsed/>
    <w:rsid w:val="00F37E5D"/>
    <w:pPr>
      <w:spacing w:before="0" w:after="0"/>
      <w:ind w:left="1200"/>
    </w:pPr>
  </w:style>
  <w:style w:type="paragraph" w:styleId="TOC8">
    <w:name w:val="toc 8"/>
    <w:basedOn w:val="Normal"/>
    <w:next w:val="Normal"/>
    <w:autoRedefine/>
    <w:uiPriority w:val="39"/>
    <w:unhideWhenUsed/>
    <w:rsid w:val="00F37E5D"/>
    <w:pPr>
      <w:spacing w:before="0" w:after="0"/>
      <w:ind w:left="1400"/>
    </w:pPr>
  </w:style>
  <w:style w:type="paragraph" w:styleId="TOC9">
    <w:name w:val="toc 9"/>
    <w:basedOn w:val="Normal"/>
    <w:next w:val="Normal"/>
    <w:autoRedefine/>
    <w:uiPriority w:val="39"/>
    <w:unhideWhenUsed/>
    <w:rsid w:val="00F37E5D"/>
    <w:pPr>
      <w:spacing w:before="0" w:after="0"/>
      <w:ind w:left="1600"/>
    </w:pPr>
  </w:style>
  <w:style w:type="paragraph" w:styleId="Code" w:customStyle="1">
    <w:name w:val="Code"/>
    <w:basedOn w:val="Normal"/>
    <w:link w:val="CodeCar"/>
    <w:qFormat/>
    <w:rsid w:val="00AF3EA8"/>
    <w:rPr>
      <w:rFonts w:ascii="Consolas" w:hAnsi="Consolas"/>
      <w:b/>
    </w:rPr>
  </w:style>
  <w:style w:type="character" w:styleId="CodeCar" w:customStyle="1">
    <w:name w:val="Code Car"/>
    <w:basedOn w:val="DefaultParagraphFont"/>
    <w:link w:val="Code"/>
    <w:rsid w:val="00AF3EA8"/>
    <w:rPr>
      <w:rFonts w:ascii="Consolas" w:hAnsi="Consolas"/>
      <w:b/>
    </w:rPr>
  </w:style>
  <w:style w:type="paragraph" w:styleId="CommentText">
    <w:name w:val="annotation text"/>
    <w:basedOn w:val="Normal"/>
    <w:link w:val="CommentTextChar"/>
    <w:uiPriority w:val="99"/>
    <w:semiHidden/>
    <w:unhideWhenUsed/>
    <w:pPr>
      <w:spacing w:line="240" w:lineRule="auto"/>
    </w:pPr>
  </w:style>
  <w:style w:type="character" w:styleId="CommentTextChar" w:customStyle="1">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character" w:styleId="FollowedHyperlink">
    <w:name w:val="FollowedHyperlink"/>
    <w:basedOn w:val="DefaultParagraphFont"/>
    <w:uiPriority w:val="99"/>
    <w:semiHidden/>
    <w:unhideWhenUsed/>
    <w:rsid w:val="003639A2"/>
    <w:rPr>
      <w:color w:val="977B2D" w:themeColor="followedHyperlink"/>
      <w:u w:val="single"/>
    </w:rPr>
  </w:style>
  <w:style w:type="paragraph" w:styleId="Revision">
    <w:name w:val="Revision"/>
    <w:hidden/>
    <w:uiPriority w:val="99"/>
    <w:semiHidden/>
    <w:rsid w:val="00885970"/>
    <w:pPr>
      <w:spacing w:before="0" w:after="0" w:line="240" w:lineRule="auto"/>
    </w:pPr>
  </w:style>
  <w:style w:type="table" w:styleId="GridTable1Light-Accent1">
    <w:name w:val="Grid Table 1 Light Accent 1"/>
    <w:basedOn w:val="TableNormal"/>
    <w:uiPriority w:val="46"/>
    <w:rsid w:val="00162FC7"/>
    <w:pPr>
      <w:spacing w:after="0" w:line="240" w:lineRule="auto"/>
    </w:pPr>
    <w:tblPr>
      <w:tblStyleRowBandSize w:val="1"/>
      <w:tblStyleColBandSize w:val="1"/>
      <w:tblBorders>
        <w:top w:val="single" w:color="D6EAAF" w:themeColor="accent1" w:themeTint="66" w:sz="4" w:space="0"/>
        <w:left w:val="single" w:color="D6EAAF" w:themeColor="accent1" w:themeTint="66" w:sz="4" w:space="0"/>
        <w:bottom w:val="single" w:color="D6EAAF" w:themeColor="accent1" w:themeTint="66" w:sz="4" w:space="0"/>
        <w:right w:val="single" w:color="D6EAAF" w:themeColor="accent1" w:themeTint="66" w:sz="4" w:space="0"/>
        <w:insideH w:val="single" w:color="D6EAAF" w:themeColor="accent1" w:themeTint="66" w:sz="4" w:space="0"/>
        <w:insideV w:val="single" w:color="D6EAAF" w:themeColor="accent1" w:themeTint="66" w:sz="4" w:space="0"/>
      </w:tblBorders>
    </w:tblPr>
    <w:tblStylePr w:type="firstRow">
      <w:rPr>
        <w:b/>
        <w:bCs/>
      </w:rPr>
      <w:tblPr/>
      <w:tcPr>
        <w:tcBorders>
          <w:bottom w:val="single" w:color="C1DF87" w:themeColor="accent1" w:themeTint="99" w:sz="12" w:space="0"/>
        </w:tcBorders>
      </w:tcPr>
    </w:tblStylePr>
    <w:tblStylePr w:type="lastRow">
      <w:rPr>
        <w:b/>
        <w:bCs/>
      </w:rPr>
      <w:tblPr/>
      <w:tcPr>
        <w:tcBorders>
          <w:top w:val="double" w:color="C1DF87" w:themeColor="accent1" w:themeTint="99" w:sz="2" w:space="0"/>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62FC7"/>
    <w:pPr>
      <w:spacing w:after="0" w:line="240" w:lineRule="auto"/>
    </w:pPr>
    <w:tblPr>
      <w:tblStyleRowBandSize w:val="1"/>
      <w:tblStyleColBandSize w:val="1"/>
      <w:tblBorders>
        <w:top w:val="single" w:color="BFE2A8" w:themeColor="accent2" w:themeTint="66" w:sz="4" w:space="0"/>
        <w:left w:val="single" w:color="BFE2A8" w:themeColor="accent2" w:themeTint="66" w:sz="4" w:space="0"/>
        <w:bottom w:val="single" w:color="BFE2A8" w:themeColor="accent2" w:themeTint="66" w:sz="4" w:space="0"/>
        <w:right w:val="single" w:color="BFE2A8" w:themeColor="accent2" w:themeTint="66" w:sz="4" w:space="0"/>
        <w:insideH w:val="single" w:color="BFE2A8" w:themeColor="accent2" w:themeTint="66" w:sz="4" w:space="0"/>
        <w:insideV w:val="single" w:color="BFE2A8" w:themeColor="accent2" w:themeTint="66" w:sz="4" w:space="0"/>
      </w:tblBorders>
    </w:tblPr>
    <w:tblStylePr w:type="firstRow">
      <w:rPr>
        <w:b/>
        <w:bCs/>
      </w:rPr>
      <w:tblPr/>
      <w:tcPr>
        <w:tcBorders>
          <w:bottom w:val="single" w:color="9FD37C" w:themeColor="accent2" w:themeTint="99" w:sz="12" w:space="0"/>
        </w:tcBorders>
      </w:tcPr>
    </w:tblStylePr>
    <w:tblStylePr w:type="lastRow">
      <w:rPr>
        <w:b/>
        <w:bCs/>
      </w:rPr>
      <w:tblPr/>
      <w:tcPr>
        <w:tcBorders>
          <w:top w:val="double" w:color="9FD37C" w:themeColor="accent2" w:themeTint="99" w:sz="2" w:space="0"/>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162FC7"/>
    <w:pPr>
      <w:spacing w:after="0" w:line="240" w:lineRule="auto"/>
    </w:pPr>
    <w:tblPr>
      <w:tblStyleRowBandSize w:val="1"/>
      <w:tblStyleColBandSize w:val="1"/>
      <w:tblBorders>
        <w:top w:val="single" w:color="B4E6DA" w:themeColor="accent4" w:themeTint="66" w:sz="4" w:space="0"/>
        <w:left w:val="single" w:color="B4E6DA" w:themeColor="accent4" w:themeTint="66" w:sz="4" w:space="0"/>
        <w:bottom w:val="single" w:color="B4E6DA" w:themeColor="accent4" w:themeTint="66" w:sz="4" w:space="0"/>
        <w:right w:val="single" w:color="B4E6DA" w:themeColor="accent4" w:themeTint="66" w:sz="4" w:space="0"/>
        <w:insideH w:val="single" w:color="B4E6DA" w:themeColor="accent4" w:themeTint="66" w:sz="4" w:space="0"/>
        <w:insideV w:val="single" w:color="B4E6DA" w:themeColor="accent4" w:themeTint="66" w:sz="4" w:space="0"/>
      </w:tblBorders>
    </w:tblPr>
    <w:tblStylePr w:type="firstRow">
      <w:rPr>
        <w:b/>
        <w:bCs/>
      </w:rPr>
      <w:tblPr/>
      <w:tcPr>
        <w:tcBorders>
          <w:bottom w:val="single" w:color="8ED9C7" w:themeColor="accent4" w:themeTint="99" w:sz="12" w:space="0"/>
        </w:tcBorders>
      </w:tcPr>
    </w:tblStylePr>
    <w:tblStylePr w:type="lastRow">
      <w:rPr>
        <w:b/>
        <w:bCs/>
      </w:rPr>
      <w:tblPr/>
      <w:tcPr>
        <w:tcBorders>
          <w:top w:val="double" w:color="8ED9C7" w:themeColor="accent4" w:themeTint="99" w:sz="2" w:space="0"/>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62FC7"/>
    <w:pPr>
      <w:spacing w:after="0" w:line="240" w:lineRule="auto"/>
    </w:pPr>
    <w:tblPr>
      <w:tblStyleRowBandSize w:val="1"/>
      <w:tblStyleColBandSize w:val="1"/>
      <w:tblBorders>
        <w:top w:val="single" w:color="A8E2C5" w:themeColor="accent3" w:themeTint="66" w:sz="4" w:space="0"/>
        <w:left w:val="single" w:color="A8E2C5" w:themeColor="accent3" w:themeTint="66" w:sz="4" w:space="0"/>
        <w:bottom w:val="single" w:color="A8E2C5" w:themeColor="accent3" w:themeTint="66" w:sz="4" w:space="0"/>
        <w:right w:val="single" w:color="A8E2C5" w:themeColor="accent3" w:themeTint="66" w:sz="4" w:space="0"/>
        <w:insideH w:val="single" w:color="A8E2C5" w:themeColor="accent3" w:themeTint="66" w:sz="4" w:space="0"/>
        <w:insideV w:val="single" w:color="A8E2C5" w:themeColor="accent3" w:themeTint="66" w:sz="4" w:space="0"/>
      </w:tblBorders>
    </w:tblPr>
    <w:tblStylePr w:type="firstRow">
      <w:rPr>
        <w:b/>
        <w:bCs/>
      </w:rPr>
      <w:tblPr/>
      <w:tcPr>
        <w:tcBorders>
          <w:bottom w:val="single" w:color="7CD4A8" w:themeColor="accent3" w:themeTint="99" w:sz="12" w:space="0"/>
        </w:tcBorders>
      </w:tcPr>
    </w:tblStylePr>
    <w:tblStylePr w:type="lastRow">
      <w:rPr>
        <w:b/>
        <w:bCs/>
      </w:rPr>
      <w:tblPr/>
      <w:tcPr>
        <w:tcBorders>
          <w:top w:val="double" w:color="7CD4A8" w:themeColor="accent3" w:themeTint="99" w:sz="2" w:space="0"/>
        </w:tcBorders>
      </w:tcPr>
    </w:tblStylePr>
    <w:tblStylePr w:type="firstCol">
      <w:rPr>
        <w:b/>
        <w:bCs/>
      </w:rPr>
    </w:tblStylePr>
    <w:tblStylePr w:type="lastCol">
      <w:rPr>
        <w:b/>
        <w:bCs/>
      </w:rPr>
    </w:tblStylePr>
  </w:style>
  <w:style w:type="table" w:styleId="GridTable1Light">
    <w:name w:val="Grid Table 1 Light"/>
    <w:basedOn w:val="TableNormal"/>
    <w:uiPriority w:val="46"/>
    <w:rsid w:val="00162FC7"/>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GridTable3-Accent1">
    <w:name w:val="Grid Table 3 Accent 1"/>
    <w:basedOn w:val="TableNormal"/>
    <w:uiPriority w:val="48"/>
    <w:rsid w:val="00162FC7"/>
    <w:pPr>
      <w:spacing w:after="0" w:line="240" w:lineRule="auto"/>
    </w:pPr>
    <w:tblPr>
      <w:tblStyleRowBandSize w:val="1"/>
      <w:tblStyleColBandSize w:val="1"/>
      <w:tblBorders>
        <w:top w:val="single" w:color="C1DF87" w:themeColor="accent1" w:themeTint="99" w:sz="4" w:space="0"/>
        <w:left w:val="single" w:color="C1DF87" w:themeColor="accent1" w:themeTint="99" w:sz="4" w:space="0"/>
        <w:bottom w:val="single" w:color="C1DF87" w:themeColor="accent1" w:themeTint="99" w:sz="4" w:space="0"/>
        <w:right w:val="single" w:color="C1DF87" w:themeColor="accent1" w:themeTint="99" w:sz="4" w:space="0"/>
        <w:insideH w:val="single" w:color="C1DF87" w:themeColor="accent1" w:themeTint="99" w:sz="4" w:space="0"/>
        <w:insideV w:val="single" w:color="C1DF87"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4D7" w:themeFill="accent1" w:themeFillTint="33"/>
      </w:tcPr>
    </w:tblStylePr>
    <w:tblStylePr w:type="band1Horz">
      <w:tblPr/>
      <w:tcPr>
        <w:shd w:val="clear" w:color="auto" w:fill="EAF4D7" w:themeFill="accent1" w:themeFillTint="33"/>
      </w:tcPr>
    </w:tblStylePr>
    <w:tblStylePr w:type="neCell">
      <w:tblPr/>
      <w:tcPr>
        <w:tcBorders>
          <w:bottom w:val="single" w:color="C1DF87" w:themeColor="accent1" w:themeTint="99" w:sz="4" w:space="0"/>
        </w:tcBorders>
      </w:tcPr>
    </w:tblStylePr>
    <w:tblStylePr w:type="nwCell">
      <w:tblPr/>
      <w:tcPr>
        <w:tcBorders>
          <w:bottom w:val="single" w:color="C1DF87" w:themeColor="accent1" w:themeTint="99" w:sz="4" w:space="0"/>
        </w:tcBorders>
      </w:tcPr>
    </w:tblStylePr>
    <w:tblStylePr w:type="seCell">
      <w:tblPr/>
      <w:tcPr>
        <w:tcBorders>
          <w:top w:val="single" w:color="C1DF87" w:themeColor="accent1" w:themeTint="99" w:sz="4" w:space="0"/>
        </w:tcBorders>
      </w:tcPr>
    </w:tblStylePr>
    <w:tblStylePr w:type="swCell">
      <w:tblPr/>
      <w:tcPr>
        <w:tcBorders>
          <w:top w:val="single" w:color="C1DF87" w:themeColor="accent1" w:themeTint="99" w:sz="4" w:space="0"/>
        </w:tcBorders>
      </w:tcPr>
    </w:tblStylePr>
  </w:style>
  <w:style w:type="paragraph" w:styleId="COVID-19Texte" w:customStyle="1">
    <w:name w:val="COVID-19 Texte"/>
    <w:basedOn w:val="Normal"/>
    <w:link w:val="COVID-19TexteCar"/>
    <w:qFormat/>
    <w:rsid w:val="000A6D44"/>
    <w:pPr>
      <w:spacing w:after="0" w:line="240" w:lineRule="auto"/>
    </w:pPr>
    <w:rPr>
      <w:rFonts w:ascii="Calibri" w:hAnsi="Calibri" w:eastAsia="Calibri" w:cs="Calibri"/>
      <w:color w:val="7F7F7F" w:themeColor="text1" w:themeTint="80"/>
    </w:rPr>
  </w:style>
  <w:style w:type="paragraph" w:styleId="COVID-19TITRE" w:customStyle="1">
    <w:name w:val="COVID-19 TITRE"/>
    <w:basedOn w:val="Normal"/>
    <w:link w:val="COVID-19TITRECar"/>
    <w:qFormat/>
    <w:rsid w:val="000A6D44"/>
    <w:pPr>
      <w:spacing w:after="0" w:line="240" w:lineRule="auto"/>
    </w:pPr>
    <w:rPr>
      <w:rFonts w:asciiTheme="majorHAnsi" w:hAnsiTheme="majorHAnsi" w:cstheme="majorHAnsi"/>
      <w:color w:val="FFFFFF" w:themeColor="background1"/>
    </w:rPr>
  </w:style>
  <w:style w:type="character" w:styleId="COVID-19TexteCar" w:customStyle="1">
    <w:name w:val="COVID-19 Texte Car"/>
    <w:basedOn w:val="DefaultParagraphFont"/>
    <w:link w:val="COVID-19Texte"/>
    <w:rsid w:val="000A6D44"/>
    <w:rPr>
      <w:rFonts w:ascii="Calibri" w:hAnsi="Calibri" w:eastAsia="Calibri" w:cs="Calibri"/>
      <w:color w:val="7F7F7F" w:themeColor="text1" w:themeTint="80"/>
    </w:rPr>
  </w:style>
  <w:style w:type="character" w:styleId="COVID-19TITRECar" w:customStyle="1">
    <w:name w:val="COVID-19 TITRE Car"/>
    <w:basedOn w:val="DefaultParagraphFont"/>
    <w:link w:val="COVID-19TITRE"/>
    <w:rsid w:val="000A6D44"/>
    <w:rPr>
      <w:rFonts w:asciiTheme="majorHAnsi" w:hAnsiTheme="majorHAnsi" w:cstheme="majorHAnsi"/>
      <w:color w:val="FFFFFF" w:themeColor="background1"/>
    </w:rPr>
  </w:style>
  <w:style w:type="paragraph" w:styleId="CommentSubject">
    <w:name w:val="annotation subject"/>
    <w:basedOn w:val="CommentText"/>
    <w:next w:val="CommentText"/>
    <w:link w:val="CommentSubjectChar"/>
    <w:uiPriority w:val="99"/>
    <w:semiHidden/>
    <w:unhideWhenUsed/>
    <w:rsid w:val="00581B21"/>
    <w:rPr>
      <w:b/>
      <w:bCs/>
    </w:rPr>
  </w:style>
  <w:style w:type="character" w:styleId="CommentSubjectChar" w:customStyle="1">
    <w:name w:val="Comment Subject Char"/>
    <w:basedOn w:val="CommentTextChar"/>
    <w:link w:val="CommentSubject"/>
    <w:uiPriority w:val="99"/>
    <w:semiHidden/>
    <w:rsid w:val="00581B21"/>
    <w:rPr>
      <w:b/>
      <w:bCs/>
    </w:rPr>
  </w:style>
  <w:style w:type="character" w:styleId="findhit" w:customStyle="1">
    <w:name w:val="findhit"/>
    <w:basedOn w:val="DefaultParagraphFont"/>
    <w:rsid w:val="005E4767"/>
  </w:style>
  <w:style w:type="character" w:styleId="markedcontent" w:customStyle="1">
    <w:name w:val="markedcontent"/>
    <w:basedOn w:val="DefaultParagraphFont"/>
    <w:rsid w:val="00605F6B"/>
  </w:style>
  <w:style w:type="paragraph" w:styleId="NormalWeb">
    <w:name w:val="Normal (Web)"/>
    <w:basedOn w:val="Normal"/>
    <w:uiPriority w:val="99"/>
    <w:semiHidden/>
    <w:unhideWhenUsed/>
    <w:rsid w:val="00736617"/>
    <w:pPr>
      <w:spacing w:beforeAutospacing="1" w:after="100" w:afterAutospacing="1" w:line="240" w:lineRule="auto"/>
    </w:pPr>
    <w:rPr>
      <w:rFonts w:ascii="Times New Roman" w:hAnsi="Times New Roman" w:eastAsia="Times New Roman" w:cs="Times New Roman"/>
      <w:sz w:val="24"/>
      <w:szCs w:val="24"/>
      <w:lang w:eastAsia="fr-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41231">
      <w:bodyDiv w:val="1"/>
      <w:marLeft w:val="0"/>
      <w:marRight w:val="0"/>
      <w:marTop w:val="0"/>
      <w:marBottom w:val="0"/>
      <w:divBdr>
        <w:top w:val="none" w:sz="0" w:space="0" w:color="auto"/>
        <w:left w:val="none" w:sz="0" w:space="0" w:color="auto"/>
        <w:bottom w:val="none" w:sz="0" w:space="0" w:color="auto"/>
        <w:right w:val="none" w:sz="0" w:space="0" w:color="auto"/>
      </w:divBdr>
    </w:div>
    <w:div w:id="125661587">
      <w:bodyDiv w:val="1"/>
      <w:marLeft w:val="0"/>
      <w:marRight w:val="0"/>
      <w:marTop w:val="0"/>
      <w:marBottom w:val="0"/>
      <w:divBdr>
        <w:top w:val="none" w:sz="0" w:space="0" w:color="auto"/>
        <w:left w:val="none" w:sz="0" w:space="0" w:color="auto"/>
        <w:bottom w:val="none" w:sz="0" w:space="0" w:color="auto"/>
        <w:right w:val="none" w:sz="0" w:space="0" w:color="auto"/>
      </w:divBdr>
      <w:divsChild>
        <w:div w:id="304971335">
          <w:marLeft w:val="0"/>
          <w:marRight w:val="0"/>
          <w:marTop w:val="0"/>
          <w:marBottom w:val="0"/>
          <w:divBdr>
            <w:top w:val="none" w:sz="0" w:space="0" w:color="auto"/>
            <w:left w:val="none" w:sz="0" w:space="0" w:color="auto"/>
            <w:bottom w:val="none" w:sz="0" w:space="0" w:color="auto"/>
            <w:right w:val="none" w:sz="0" w:space="0" w:color="auto"/>
          </w:divBdr>
        </w:div>
        <w:div w:id="940071644">
          <w:marLeft w:val="0"/>
          <w:marRight w:val="0"/>
          <w:marTop w:val="0"/>
          <w:marBottom w:val="0"/>
          <w:divBdr>
            <w:top w:val="none" w:sz="0" w:space="0" w:color="auto"/>
            <w:left w:val="none" w:sz="0" w:space="0" w:color="auto"/>
            <w:bottom w:val="none" w:sz="0" w:space="0" w:color="auto"/>
            <w:right w:val="none" w:sz="0" w:space="0" w:color="auto"/>
          </w:divBdr>
        </w:div>
        <w:div w:id="1039430549">
          <w:marLeft w:val="0"/>
          <w:marRight w:val="0"/>
          <w:marTop w:val="0"/>
          <w:marBottom w:val="0"/>
          <w:divBdr>
            <w:top w:val="none" w:sz="0" w:space="0" w:color="auto"/>
            <w:left w:val="none" w:sz="0" w:space="0" w:color="auto"/>
            <w:bottom w:val="none" w:sz="0" w:space="0" w:color="auto"/>
            <w:right w:val="none" w:sz="0" w:space="0" w:color="auto"/>
          </w:divBdr>
        </w:div>
        <w:div w:id="1040471528">
          <w:marLeft w:val="0"/>
          <w:marRight w:val="0"/>
          <w:marTop w:val="0"/>
          <w:marBottom w:val="0"/>
          <w:divBdr>
            <w:top w:val="none" w:sz="0" w:space="0" w:color="auto"/>
            <w:left w:val="none" w:sz="0" w:space="0" w:color="auto"/>
            <w:bottom w:val="none" w:sz="0" w:space="0" w:color="auto"/>
            <w:right w:val="none" w:sz="0" w:space="0" w:color="auto"/>
          </w:divBdr>
        </w:div>
        <w:div w:id="1059205647">
          <w:marLeft w:val="0"/>
          <w:marRight w:val="0"/>
          <w:marTop w:val="0"/>
          <w:marBottom w:val="0"/>
          <w:divBdr>
            <w:top w:val="none" w:sz="0" w:space="0" w:color="auto"/>
            <w:left w:val="none" w:sz="0" w:space="0" w:color="auto"/>
            <w:bottom w:val="none" w:sz="0" w:space="0" w:color="auto"/>
            <w:right w:val="none" w:sz="0" w:space="0" w:color="auto"/>
          </w:divBdr>
        </w:div>
      </w:divsChild>
    </w:div>
    <w:div w:id="199561953">
      <w:bodyDiv w:val="1"/>
      <w:marLeft w:val="0"/>
      <w:marRight w:val="0"/>
      <w:marTop w:val="0"/>
      <w:marBottom w:val="0"/>
      <w:divBdr>
        <w:top w:val="none" w:sz="0" w:space="0" w:color="auto"/>
        <w:left w:val="none" w:sz="0" w:space="0" w:color="auto"/>
        <w:bottom w:val="none" w:sz="0" w:space="0" w:color="auto"/>
        <w:right w:val="none" w:sz="0" w:space="0" w:color="auto"/>
      </w:divBdr>
    </w:div>
    <w:div w:id="233662451">
      <w:bodyDiv w:val="1"/>
      <w:marLeft w:val="0"/>
      <w:marRight w:val="0"/>
      <w:marTop w:val="0"/>
      <w:marBottom w:val="0"/>
      <w:divBdr>
        <w:top w:val="none" w:sz="0" w:space="0" w:color="auto"/>
        <w:left w:val="none" w:sz="0" w:space="0" w:color="auto"/>
        <w:bottom w:val="none" w:sz="0" w:space="0" w:color="auto"/>
        <w:right w:val="none" w:sz="0" w:space="0" w:color="auto"/>
      </w:divBdr>
      <w:divsChild>
        <w:div w:id="1368723818">
          <w:marLeft w:val="0"/>
          <w:marRight w:val="0"/>
          <w:marTop w:val="0"/>
          <w:marBottom w:val="0"/>
          <w:divBdr>
            <w:top w:val="none" w:sz="0" w:space="0" w:color="auto"/>
            <w:left w:val="none" w:sz="0" w:space="0" w:color="auto"/>
            <w:bottom w:val="none" w:sz="0" w:space="0" w:color="auto"/>
            <w:right w:val="none" w:sz="0" w:space="0" w:color="auto"/>
          </w:divBdr>
        </w:div>
      </w:divsChild>
    </w:div>
    <w:div w:id="294681344">
      <w:bodyDiv w:val="1"/>
      <w:marLeft w:val="0"/>
      <w:marRight w:val="0"/>
      <w:marTop w:val="0"/>
      <w:marBottom w:val="0"/>
      <w:divBdr>
        <w:top w:val="none" w:sz="0" w:space="0" w:color="auto"/>
        <w:left w:val="none" w:sz="0" w:space="0" w:color="auto"/>
        <w:bottom w:val="none" w:sz="0" w:space="0" w:color="auto"/>
        <w:right w:val="none" w:sz="0" w:space="0" w:color="auto"/>
      </w:divBdr>
      <w:divsChild>
        <w:div w:id="730808441">
          <w:marLeft w:val="0"/>
          <w:marRight w:val="0"/>
          <w:marTop w:val="0"/>
          <w:marBottom w:val="0"/>
          <w:divBdr>
            <w:top w:val="none" w:sz="0" w:space="0" w:color="auto"/>
            <w:left w:val="none" w:sz="0" w:space="0" w:color="auto"/>
            <w:bottom w:val="none" w:sz="0" w:space="0" w:color="auto"/>
            <w:right w:val="none" w:sz="0" w:space="0" w:color="auto"/>
          </w:divBdr>
        </w:div>
        <w:div w:id="2046057162">
          <w:marLeft w:val="0"/>
          <w:marRight w:val="0"/>
          <w:marTop w:val="0"/>
          <w:marBottom w:val="0"/>
          <w:divBdr>
            <w:top w:val="none" w:sz="0" w:space="0" w:color="auto"/>
            <w:left w:val="none" w:sz="0" w:space="0" w:color="auto"/>
            <w:bottom w:val="none" w:sz="0" w:space="0" w:color="auto"/>
            <w:right w:val="none" w:sz="0" w:space="0" w:color="auto"/>
          </w:divBdr>
        </w:div>
      </w:divsChild>
    </w:div>
    <w:div w:id="405153133">
      <w:bodyDiv w:val="1"/>
      <w:marLeft w:val="0"/>
      <w:marRight w:val="0"/>
      <w:marTop w:val="0"/>
      <w:marBottom w:val="0"/>
      <w:divBdr>
        <w:top w:val="none" w:sz="0" w:space="0" w:color="auto"/>
        <w:left w:val="none" w:sz="0" w:space="0" w:color="auto"/>
        <w:bottom w:val="none" w:sz="0" w:space="0" w:color="auto"/>
        <w:right w:val="none" w:sz="0" w:space="0" w:color="auto"/>
      </w:divBdr>
    </w:div>
    <w:div w:id="472988314">
      <w:bodyDiv w:val="1"/>
      <w:marLeft w:val="0"/>
      <w:marRight w:val="0"/>
      <w:marTop w:val="0"/>
      <w:marBottom w:val="0"/>
      <w:divBdr>
        <w:top w:val="none" w:sz="0" w:space="0" w:color="auto"/>
        <w:left w:val="none" w:sz="0" w:space="0" w:color="auto"/>
        <w:bottom w:val="none" w:sz="0" w:space="0" w:color="auto"/>
        <w:right w:val="none" w:sz="0" w:space="0" w:color="auto"/>
      </w:divBdr>
      <w:divsChild>
        <w:div w:id="368459798">
          <w:marLeft w:val="0"/>
          <w:marRight w:val="0"/>
          <w:marTop w:val="0"/>
          <w:marBottom w:val="0"/>
          <w:divBdr>
            <w:top w:val="none" w:sz="0" w:space="0" w:color="auto"/>
            <w:left w:val="none" w:sz="0" w:space="0" w:color="auto"/>
            <w:bottom w:val="none" w:sz="0" w:space="0" w:color="auto"/>
            <w:right w:val="none" w:sz="0" w:space="0" w:color="auto"/>
          </w:divBdr>
        </w:div>
      </w:divsChild>
    </w:div>
    <w:div w:id="903024038">
      <w:bodyDiv w:val="1"/>
      <w:marLeft w:val="0"/>
      <w:marRight w:val="0"/>
      <w:marTop w:val="0"/>
      <w:marBottom w:val="0"/>
      <w:divBdr>
        <w:top w:val="none" w:sz="0" w:space="0" w:color="auto"/>
        <w:left w:val="none" w:sz="0" w:space="0" w:color="auto"/>
        <w:bottom w:val="none" w:sz="0" w:space="0" w:color="auto"/>
        <w:right w:val="none" w:sz="0" w:space="0" w:color="auto"/>
      </w:divBdr>
    </w:div>
    <w:div w:id="904683971">
      <w:bodyDiv w:val="1"/>
      <w:marLeft w:val="0"/>
      <w:marRight w:val="0"/>
      <w:marTop w:val="0"/>
      <w:marBottom w:val="0"/>
      <w:divBdr>
        <w:top w:val="none" w:sz="0" w:space="0" w:color="auto"/>
        <w:left w:val="none" w:sz="0" w:space="0" w:color="auto"/>
        <w:bottom w:val="none" w:sz="0" w:space="0" w:color="auto"/>
        <w:right w:val="none" w:sz="0" w:space="0" w:color="auto"/>
      </w:divBdr>
    </w:div>
    <w:div w:id="1015503087">
      <w:bodyDiv w:val="1"/>
      <w:marLeft w:val="0"/>
      <w:marRight w:val="0"/>
      <w:marTop w:val="0"/>
      <w:marBottom w:val="0"/>
      <w:divBdr>
        <w:top w:val="none" w:sz="0" w:space="0" w:color="auto"/>
        <w:left w:val="none" w:sz="0" w:space="0" w:color="auto"/>
        <w:bottom w:val="none" w:sz="0" w:space="0" w:color="auto"/>
        <w:right w:val="none" w:sz="0" w:space="0" w:color="auto"/>
      </w:divBdr>
      <w:divsChild>
        <w:div w:id="1530799111">
          <w:marLeft w:val="0"/>
          <w:marRight w:val="0"/>
          <w:marTop w:val="0"/>
          <w:marBottom w:val="0"/>
          <w:divBdr>
            <w:top w:val="none" w:sz="0" w:space="0" w:color="auto"/>
            <w:left w:val="none" w:sz="0" w:space="0" w:color="auto"/>
            <w:bottom w:val="none" w:sz="0" w:space="0" w:color="auto"/>
            <w:right w:val="none" w:sz="0" w:space="0" w:color="auto"/>
          </w:divBdr>
        </w:div>
      </w:divsChild>
    </w:div>
    <w:div w:id="1242106816">
      <w:bodyDiv w:val="1"/>
      <w:marLeft w:val="0"/>
      <w:marRight w:val="0"/>
      <w:marTop w:val="0"/>
      <w:marBottom w:val="0"/>
      <w:divBdr>
        <w:top w:val="none" w:sz="0" w:space="0" w:color="auto"/>
        <w:left w:val="none" w:sz="0" w:space="0" w:color="auto"/>
        <w:bottom w:val="none" w:sz="0" w:space="0" w:color="auto"/>
        <w:right w:val="none" w:sz="0" w:space="0" w:color="auto"/>
      </w:divBdr>
      <w:divsChild>
        <w:div w:id="2145419068">
          <w:marLeft w:val="0"/>
          <w:marRight w:val="0"/>
          <w:marTop w:val="0"/>
          <w:marBottom w:val="0"/>
          <w:divBdr>
            <w:top w:val="none" w:sz="0" w:space="0" w:color="auto"/>
            <w:left w:val="none" w:sz="0" w:space="0" w:color="auto"/>
            <w:bottom w:val="none" w:sz="0" w:space="0" w:color="auto"/>
            <w:right w:val="none" w:sz="0" w:space="0" w:color="auto"/>
          </w:divBdr>
        </w:div>
      </w:divsChild>
    </w:div>
    <w:div w:id="1360200125">
      <w:bodyDiv w:val="1"/>
      <w:marLeft w:val="0"/>
      <w:marRight w:val="0"/>
      <w:marTop w:val="0"/>
      <w:marBottom w:val="0"/>
      <w:divBdr>
        <w:top w:val="none" w:sz="0" w:space="0" w:color="auto"/>
        <w:left w:val="none" w:sz="0" w:space="0" w:color="auto"/>
        <w:bottom w:val="none" w:sz="0" w:space="0" w:color="auto"/>
        <w:right w:val="none" w:sz="0" w:space="0" w:color="auto"/>
      </w:divBdr>
      <w:divsChild>
        <w:div w:id="2016806261">
          <w:marLeft w:val="0"/>
          <w:marRight w:val="0"/>
          <w:marTop w:val="0"/>
          <w:marBottom w:val="0"/>
          <w:divBdr>
            <w:top w:val="none" w:sz="0" w:space="0" w:color="auto"/>
            <w:left w:val="none" w:sz="0" w:space="0" w:color="auto"/>
            <w:bottom w:val="none" w:sz="0" w:space="0" w:color="auto"/>
            <w:right w:val="none" w:sz="0" w:space="0" w:color="auto"/>
          </w:divBdr>
        </w:div>
      </w:divsChild>
    </w:div>
    <w:div w:id="1535803235">
      <w:bodyDiv w:val="1"/>
      <w:marLeft w:val="0"/>
      <w:marRight w:val="0"/>
      <w:marTop w:val="0"/>
      <w:marBottom w:val="0"/>
      <w:divBdr>
        <w:top w:val="none" w:sz="0" w:space="0" w:color="auto"/>
        <w:left w:val="none" w:sz="0" w:space="0" w:color="auto"/>
        <w:bottom w:val="none" w:sz="0" w:space="0" w:color="auto"/>
        <w:right w:val="none" w:sz="0" w:space="0" w:color="auto"/>
      </w:divBdr>
      <w:divsChild>
        <w:div w:id="1584678415">
          <w:marLeft w:val="0"/>
          <w:marRight w:val="0"/>
          <w:marTop w:val="0"/>
          <w:marBottom w:val="0"/>
          <w:divBdr>
            <w:top w:val="none" w:sz="0" w:space="0" w:color="auto"/>
            <w:left w:val="none" w:sz="0" w:space="0" w:color="auto"/>
            <w:bottom w:val="none" w:sz="0" w:space="0" w:color="auto"/>
            <w:right w:val="none" w:sz="0" w:space="0" w:color="auto"/>
          </w:divBdr>
        </w:div>
      </w:divsChild>
    </w:div>
    <w:div w:id="1616595945">
      <w:bodyDiv w:val="1"/>
      <w:marLeft w:val="0"/>
      <w:marRight w:val="0"/>
      <w:marTop w:val="0"/>
      <w:marBottom w:val="0"/>
      <w:divBdr>
        <w:top w:val="none" w:sz="0" w:space="0" w:color="auto"/>
        <w:left w:val="none" w:sz="0" w:space="0" w:color="auto"/>
        <w:bottom w:val="none" w:sz="0" w:space="0" w:color="auto"/>
        <w:right w:val="none" w:sz="0" w:space="0" w:color="auto"/>
      </w:divBdr>
      <w:divsChild>
        <w:div w:id="1508255369">
          <w:marLeft w:val="0"/>
          <w:marRight w:val="0"/>
          <w:marTop w:val="0"/>
          <w:marBottom w:val="0"/>
          <w:divBdr>
            <w:top w:val="none" w:sz="0" w:space="0" w:color="auto"/>
            <w:left w:val="none" w:sz="0" w:space="0" w:color="auto"/>
            <w:bottom w:val="none" w:sz="0" w:space="0" w:color="auto"/>
            <w:right w:val="none" w:sz="0" w:space="0" w:color="auto"/>
          </w:divBdr>
        </w:div>
      </w:divsChild>
    </w:div>
    <w:div w:id="1676569831">
      <w:bodyDiv w:val="1"/>
      <w:marLeft w:val="0"/>
      <w:marRight w:val="0"/>
      <w:marTop w:val="0"/>
      <w:marBottom w:val="0"/>
      <w:divBdr>
        <w:top w:val="none" w:sz="0" w:space="0" w:color="auto"/>
        <w:left w:val="none" w:sz="0" w:space="0" w:color="auto"/>
        <w:bottom w:val="none" w:sz="0" w:space="0" w:color="auto"/>
        <w:right w:val="none" w:sz="0" w:space="0" w:color="auto"/>
      </w:divBdr>
      <w:divsChild>
        <w:div w:id="1960188065">
          <w:marLeft w:val="0"/>
          <w:marRight w:val="0"/>
          <w:marTop w:val="0"/>
          <w:marBottom w:val="0"/>
          <w:divBdr>
            <w:top w:val="none" w:sz="0" w:space="0" w:color="auto"/>
            <w:left w:val="none" w:sz="0" w:space="0" w:color="auto"/>
            <w:bottom w:val="none" w:sz="0" w:space="0" w:color="auto"/>
            <w:right w:val="none" w:sz="0" w:space="0" w:color="auto"/>
          </w:divBdr>
        </w:div>
      </w:divsChild>
    </w:div>
    <w:div w:id="1740706686">
      <w:bodyDiv w:val="1"/>
      <w:marLeft w:val="0"/>
      <w:marRight w:val="0"/>
      <w:marTop w:val="0"/>
      <w:marBottom w:val="0"/>
      <w:divBdr>
        <w:top w:val="none" w:sz="0" w:space="0" w:color="auto"/>
        <w:left w:val="none" w:sz="0" w:space="0" w:color="auto"/>
        <w:bottom w:val="none" w:sz="0" w:space="0" w:color="auto"/>
        <w:right w:val="none" w:sz="0" w:space="0" w:color="auto"/>
      </w:divBdr>
      <w:divsChild>
        <w:div w:id="277378987">
          <w:marLeft w:val="0"/>
          <w:marRight w:val="0"/>
          <w:marTop w:val="0"/>
          <w:marBottom w:val="0"/>
          <w:divBdr>
            <w:top w:val="none" w:sz="0" w:space="0" w:color="auto"/>
            <w:left w:val="none" w:sz="0" w:space="0" w:color="auto"/>
            <w:bottom w:val="none" w:sz="0" w:space="0" w:color="auto"/>
            <w:right w:val="none" w:sz="0" w:space="0" w:color="auto"/>
          </w:divBdr>
        </w:div>
        <w:div w:id="378864832">
          <w:marLeft w:val="0"/>
          <w:marRight w:val="0"/>
          <w:marTop w:val="0"/>
          <w:marBottom w:val="0"/>
          <w:divBdr>
            <w:top w:val="none" w:sz="0" w:space="0" w:color="auto"/>
            <w:left w:val="none" w:sz="0" w:space="0" w:color="auto"/>
            <w:bottom w:val="none" w:sz="0" w:space="0" w:color="auto"/>
            <w:right w:val="none" w:sz="0" w:space="0" w:color="auto"/>
          </w:divBdr>
        </w:div>
        <w:div w:id="1282567275">
          <w:marLeft w:val="0"/>
          <w:marRight w:val="0"/>
          <w:marTop w:val="0"/>
          <w:marBottom w:val="0"/>
          <w:divBdr>
            <w:top w:val="none" w:sz="0" w:space="0" w:color="auto"/>
            <w:left w:val="none" w:sz="0" w:space="0" w:color="auto"/>
            <w:bottom w:val="none" w:sz="0" w:space="0" w:color="auto"/>
            <w:right w:val="none" w:sz="0" w:space="0" w:color="auto"/>
          </w:divBdr>
        </w:div>
        <w:div w:id="1470627950">
          <w:marLeft w:val="0"/>
          <w:marRight w:val="0"/>
          <w:marTop w:val="0"/>
          <w:marBottom w:val="0"/>
          <w:divBdr>
            <w:top w:val="none" w:sz="0" w:space="0" w:color="auto"/>
            <w:left w:val="none" w:sz="0" w:space="0" w:color="auto"/>
            <w:bottom w:val="none" w:sz="0" w:space="0" w:color="auto"/>
            <w:right w:val="none" w:sz="0" w:space="0" w:color="auto"/>
          </w:divBdr>
        </w:div>
        <w:div w:id="1936017922">
          <w:marLeft w:val="0"/>
          <w:marRight w:val="0"/>
          <w:marTop w:val="0"/>
          <w:marBottom w:val="0"/>
          <w:divBdr>
            <w:top w:val="none" w:sz="0" w:space="0" w:color="auto"/>
            <w:left w:val="none" w:sz="0" w:space="0" w:color="auto"/>
            <w:bottom w:val="none" w:sz="0" w:space="0" w:color="auto"/>
            <w:right w:val="none" w:sz="0" w:space="0" w:color="auto"/>
          </w:divBdr>
        </w:div>
      </w:divsChild>
    </w:div>
    <w:div w:id="1989089148">
      <w:bodyDiv w:val="1"/>
      <w:marLeft w:val="0"/>
      <w:marRight w:val="0"/>
      <w:marTop w:val="0"/>
      <w:marBottom w:val="0"/>
      <w:divBdr>
        <w:top w:val="none" w:sz="0" w:space="0" w:color="auto"/>
        <w:left w:val="none" w:sz="0" w:space="0" w:color="auto"/>
        <w:bottom w:val="none" w:sz="0" w:space="0" w:color="auto"/>
        <w:right w:val="none" w:sz="0" w:space="0" w:color="auto"/>
      </w:divBdr>
    </w:div>
    <w:div w:id="2102875006">
      <w:bodyDiv w:val="1"/>
      <w:marLeft w:val="0"/>
      <w:marRight w:val="0"/>
      <w:marTop w:val="0"/>
      <w:marBottom w:val="0"/>
      <w:divBdr>
        <w:top w:val="none" w:sz="0" w:space="0" w:color="auto"/>
        <w:left w:val="none" w:sz="0" w:space="0" w:color="auto"/>
        <w:bottom w:val="none" w:sz="0" w:space="0" w:color="auto"/>
        <w:right w:val="none" w:sz="0" w:space="0" w:color="auto"/>
      </w:divBdr>
    </w:div>
    <w:div w:id="2115980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madmapper.com/" TargetMode="External" Id="rId117" /><Relationship Type="http://schemas.openxmlformats.org/officeDocument/2006/relationships/hyperlink" Target="https://www.cmontmorency.qc.ca/wp-content/uploads/images/college/formation_distance/outil-integrite-intellectuelle-etudiant.pdf" TargetMode="External" Id="rId21" /><Relationship Type="http://schemas.openxmlformats.org/officeDocument/2006/relationships/image" Target="media/image15.png" Id="rId42" /><Relationship Type="http://schemas.openxmlformats.org/officeDocument/2006/relationships/image" Target="media/image29.png" Id="rId63" /><Relationship Type="http://schemas.openxmlformats.org/officeDocument/2006/relationships/hyperlink" Target="https://www.amazon.ca/dp/B08GV9M64L?tag=creatorbeat06-20&amp;geniuslink=true&amp;th=1" TargetMode="External" Id="rId84" /><Relationship Type="http://schemas.openxmlformats.org/officeDocument/2006/relationships/hyperlink" Target="https://web.microsoftstream.com/video/e5de8a6f-0313-430a-b1f3-f6c312062884" TargetMode="External" Id="rId138" /><Relationship Type="http://schemas.openxmlformats.org/officeDocument/2006/relationships/image" Target="media/image58.png" Id="rId107" /><Relationship Type="http://schemas.openxmlformats.org/officeDocument/2006/relationships/hyperlink" Target="https://www.cmontmorency.qc.ca/" TargetMode="External" Id="rId11" /><Relationship Type="http://schemas.openxmlformats.org/officeDocument/2006/relationships/image" Target="media/image8.jpg" Id="rId32" /><Relationship Type="http://schemas.openxmlformats.org/officeDocument/2006/relationships/hyperlink" Target="mailto:ccti@cmontmorency.qc.ca" TargetMode="External" Id="rId53" /><Relationship Type="http://schemas.openxmlformats.org/officeDocument/2006/relationships/image" Target="media/image38.png" Id="rId74" /><Relationship Type="http://schemas.openxmlformats.org/officeDocument/2006/relationships/hyperlink" Target="http://www.cmontmorency.qc.ca/portail" TargetMode="External" Id="rId128" /><Relationship Type="http://schemas.openxmlformats.org/officeDocument/2006/relationships/hyperlink" Target="https://web.microsoftstream.com/video/13162cf5-1ed6-48e4-b152-a7d38dd494f3" TargetMode="External" Id="rId149" /><Relationship Type="http://schemas.openxmlformats.org/officeDocument/2006/relationships/numbering" Target="numbering.xml" Id="rId5" /><Relationship Type="http://schemas.openxmlformats.org/officeDocument/2006/relationships/image" Target="media/image55.png" Id="rId95" /><Relationship Type="http://schemas.openxmlformats.org/officeDocument/2006/relationships/hyperlink" Target="https://www.youtube.com/watch?v=4c74vB9NZ94" TargetMode="External" Id="rId22" /><Relationship Type="http://schemas.openxmlformats.org/officeDocument/2006/relationships/hyperlink" Target="mailto:1892544@etudiant.cmontmorency.qc.ca" TargetMode="External" Id="rId27" /><Relationship Type="http://schemas.openxmlformats.org/officeDocument/2006/relationships/image" Target="media/image16.png" Id="rId43" /><Relationship Type="http://schemas.openxmlformats.org/officeDocument/2006/relationships/image" Target="media/image21.png" Id="rId48" /><Relationship Type="http://schemas.openxmlformats.org/officeDocument/2006/relationships/image" Target="media/image30.png" Id="rId64" /><Relationship Type="http://schemas.openxmlformats.org/officeDocument/2006/relationships/image" Target="media/image33.png" Id="rId69" /><Relationship Type="http://schemas.openxmlformats.org/officeDocument/2006/relationships/hyperlink" Target="https://www.autodesk.com/education/free-software/maya" TargetMode="External" Id="rId113" /><Relationship Type="http://schemas.openxmlformats.org/officeDocument/2006/relationships/hyperlink" Target="https://www.sketchup.com/plans-and-pricing/sketchup-free" TargetMode="External" Id="rId118" /><Relationship Type="http://schemas.openxmlformats.org/officeDocument/2006/relationships/image" Target="media/image62.jpg" Id="rId134" /><Relationship Type="http://schemas.openxmlformats.org/officeDocument/2006/relationships/hyperlink" Target="https://web.microsoftstream.com/video/68cecc9c-3872-466d-b1a4-165bbf38a04d" TargetMode="External" Id="rId139" /><Relationship Type="http://schemas.openxmlformats.org/officeDocument/2006/relationships/image" Target="media/image44.png" Id="rId80" /><Relationship Type="http://schemas.openxmlformats.org/officeDocument/2006/relationships/image" Target="media/image45.png" Id="rId85" /><Relationship Type="http://schemas.openxmlformats.org/officeDocument/2006/relationships/hyperlink" Target="https://web.microsoftstream.com/video/55c08b5f-ce9c-4f60-989b-7e79a74eddf2" TargetMode="External" Id="rId150" /><Relationship Type="http://schemas.openxmlformats.org/officeDocument/2006/relationships/image" Target="media/image1.png" Id="rId12" /><Relationship Type="http://schemas.openxmlformats.org/officeDocument/2006/relationships/hyperlink" Target="https://www.cmontmorency.qc.ca/wp-content/uploads/2019/01/GUIDE-VF-H2019.pdf" TargetMode="External" Id="rId17" /><Relationship Type="http://schemas.openxmlformats.org/officeDocument/2006/relationships/image" Target="media/image9.png" Id="rId33" /><Relationship Type="http://schemas.openxmlformats.org/officeDocument/2006/relationships/image" Target="media/image11.png" Id="rId38" /><Relationship Type="http://schemas.openxmlformats.org/officeDocument/2006/relationships/image" Target="media/image25.png" Id="rId59" /><Relationship Type="http://schemas.openxmlformats.org/officeDocument/2006/relationships/hyperlink" Target="https://ccti.cmontmorency.qc.ca/faq/faq.php?id=10" TargetMode="External" Id="rId103" /><Relationship Type="http://schemas.openxmlformats.org/officeDocument/2006/relationships/image" Target="media/image59.png" Id="rId108" /><Relationship Type="http://schemas.openxmlformats.org/officeDocument/2006/relationships/hyperlink" Target="https://app.animaker.com/animo/LeksbJUbETnyAFYM/?shareid=view|LeksbJUbETnyAFYM" TargetMode="External" Id="rId124" /><Relationship Type="http://schemas.openxmlformats.org/officeDocument/2006/relationships/hyperlink" Target="https://teamup.com/ks76f5anqjk6r6enge" TargetMode="External" Id="rId129" /><Relationship Type="http://schemas.openxmlformats.org/officeDocument/2006/relationships/hyperlink" Target="https://ccti.cmontmorency.qc.ca/technopedago/fichiers/BranchementVPN.pdf" TargetMode="External" Id="rId54" /><Relationship Type="http://schemas.openxmlformats.org/officeDocument/2006/relationships/image" Target="media/image34.png" Id="rId70" /><Relationship Type="http://schemas.openxmlformats.org/officeDocument/2006/relationships/image" Target="media/image39.png" Id="rId75" /><Relationship Type="http://schemas.openxmlformats.org/officeDocument/2006/relationships/image" Target="media/image51.png" Id="rId91" /><Relationship Type="http://schemas.openxmlformats.org/officeDocument/2006/relationships/hyperlink" Target="https://amzn.to/2U4u28C" TargetMode="External" Id="rId96" /><Relationship Type="http://schemas.openxmlformats.org/officeDocument/2006/relationships/hyperlink" Target="https://web.microsoftstream.com/video/db1125af-41c6-4988-8b0d-ab7e090c9b15" TargetMode="External" Id="rId140" /><Relationship Type="http://schemas.openxmlformats.org/officeDocument/2006/relationships/hyperlink" Target="https://web.microsoftstream.com/video/e6e15aeb-d118-4d58-9805-cd89901295f0" TargetMode="External" Id="rId145"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mailto:registrariat@cmontmorency.qc.ca" TargetMode="External" Id="rId23" /><Relationship Type="http://schemas.openxmlformats.org/officeDocument/2006/relationships/hyperlink" Target="https://youtu.be/Fa9hCEg0tuM" TargetMode="External" Id="rId28" /><Relationship Type="http://schemas.openxmlformats.org/officeDocument/2006/relationships/image" Target="media/image22.png" Id="rId49" /><Relationship Type="http://schemas.openxmlformats.org/officeDocument/2006/relationships/hyperlink" Target="https://www.reaper.fm/" TargetMode="External" Id="rId114" /><Relationship Type="http://schemas.openxmlformats.org/officeDocument/2006/relationships/hyperlink" Target="https://unity.com/" TargetMode="External" Id="rId119" /><Relationship Type="http://schemas.openxmlformats.org/officeDocument/2006/relationships/image" Target="media/image17.png" Id="rId44" /><Relationship Type="http://schemas.openxmlformats.org/officeDocument/2006/relationships/image" Target="media/image26.png" Id="rId60" /><Relationship Type="http://schemas.openxmlformats.org/officeDocument/2006/relationships/image" Target="media/image31.png" Id="rId65" /><Relationship Type="http://schemas.openxmlformats.org/officeDocument/2006/relationships/hyperlink" Target="https://www.amazon.ca/-/fr/SanDisk-1TB-Extreme-Portable-SDSSDE60-1T00-G25/dp/B08GTXVG9P/ref=pd_lpo_147_img_0/132-6784212-8464022?_encoding=UTF8&amp;pd_rd_i=B078STRHBX&amp;pd_rd_r=b813c30c-545b-449e-b3b3-f2916d564e16&amp;pd_rd_w=fGylv&amp;pd_rd_wg=RmakX&amp;pf_rd_p=256a14b6-93bc-4bcd-9f68-aea60d2878b9&amp;pf_rd_r=65674NDVTVC4S7HE2FWJ&amp;refRID=65674NDVTVC4S7HE2FWJ&amp;th=1" TargetMode="External" Id="rId81" /><Relationship Type="http://schemas.openxmlformats.org/officeDocument/2006/relationships/image" Target="media/image46.png" Id="rId86" /><Relationship Type="http://schemas.openxmlformats.org/officeDocument/2006/relationships/image" Target="media/image60.png" Id="rId130" /><Relationship Type="http://schemas.openxmlformats.org/officeDocument/2006/relationships/image" Target="media/image63.jpg" Id="rId135" /><Relationship Type="http://schemas.openxmlformats.org/officeDocument/2006/relationships/header" Target="header1.xml" Id="rId151" /><Relationship Type="http://schemas.openxmlformats.org/officeDocument/2006/relationships/hyperlink" Target="https://www.cmontmorency.qc.ca/wp-content/uploads/2014/06/images_college_politiques_pol-contrer-harcelement.pdf" TargetMode="External" Id="rId13" /><Relationship Type="http://schemas.openxmlformats.org/officeDocument/2006/relationships/image" Target="media/image2.png" Id="rId18" /><Relationship Type="http://schemas.openxmlformats.org/officeDocument/2006/relationships/image" Target="media/image12.png" Id="rId39" /><Relationship Type="http://schemas.openxmlformats.org/officeDocument/2006/relationships/hyperlink" Target="mailto:1892544@etudiant.cmontmorency.qc.ca" TargetMode="External" Id="rId109" /><Relationship Type="http://schemas.openxmlformats.org/officeDocument/2006/relationships/image" Target="media/image23.png" Id="rId50" /><Relationship Type="http://schemas.openxmlformats.org/officeDocument/2006/relationships/hyperlink" Target="https://teams.microsoft.com/l/file/C3EAAF64-4A34-4568-8914-1238F1BB0CC7?tenantId=ffa995c7-10de-4ec8-95db-28ed0576455d&amp;fileType=xlsx&amp;objectUrl=https%3A%2F%2Fcmontmorency365.sharepoint.com%2Fsites%2FTIM-programmeTIM752%2FDocuments%20partages%2FGeneral%2Freservations_postes.xlsx&amp;baseUrl=https%3A%2F%2Fcmontmorency365.sharepoint.com%2Fsites%2FTIM-programmeTIM752&amp;serviceName=teams&amp;threadId=19:0df14bbe83b542679a319fb4fa0dcea8@thread.tacv2&amp;groupId=924057af-2255-4c2a-8ce7-f0a1809ad4a4" TargetMode="External" Id="rId55" /><Relationship Type="http://schemas.openxmlformats.org/officeDocument/2006/relationships/image" Target="media/image40.png" Id="rId76" /><Relationship Type="http://schemas.openxmlformats.org/officeDocument/2006/relationships/hyperlink" Target="https://amzn.to/2MsXCR7" TargetMode="External" Id="rId97" /><Relationship Type="http://schemas.openxmlformats.org/officeDocument/2006/relationships/hyperlink" Target="https://www.youtube.com/watch?v=Fa9hCEg0tuM" TargetMode="External" Id="rId104" /><Relationship Type="http://schemas.openxmlformats.org/officeDocument/2006/relationships/hyperlink" Target="https://unity.com/" TargetMode="External" Id="rId120" /><Relationship Type="http://schemas.openxmlformats.org/officeDocument/2006/relationships/hyperlink" Target="http://ate.inforoutefpt.org/" TargetMode="External" Id="rId125" /><Relationship Type="http://schemas.openxmlformats.org/officeDocument/2006/relationships/hyperlink" Target="https://web.microsoftstream.com/video/12922ce6-fa4e-4f4c-ac18-a14c67fc45fc" TargetMode="External" Id="rId141" /><Relationship Type="http://schemas.openxmlformats.org/officeDocument/2006/relationships/hyperlink" Target="https://web.microsoftstream.com/video/12b916cb-7ee9-4d8a-bd5d-81901f37795d" TargetMode="External" Id="rId146" /><Relationship Type="http://schemas.openxmlformats.org/officeDocument/2006/relationships/settings" Target="settings.xml" Id="rId7" /><Relationship Type="http://schemas.openxmlformats.org/officeDocument/2006/relationships/image" Target="media/image35.png" Id="rId71" /><Relationship Type="http://schemas.openxmlformats.org/officeDocument/2006/relationships/image" Target="media/image52.png" Id="rId92" /><Relationship Type="http://schemas.openxmlformats.org/officeDocument/2006/relationships/customXml" Target="../customXml/item2.xml" Id="rId2" /><Relationship Type="http://schemas.openxmlformats.org/officeDocument/2006/relationships/image" Target="media/image5.png" Id="rId29" /><Relationship Type="http://schemas.openxmlformats.org/officeDocument/2006/relationships/hyperlink" Target="https://www.cmontmorency.qc.ca/etudiants/carrefour-info/se-connecter/" TargetMode="External" Id="rId24" /><Relationship Type="http://schemas.openxmlformats.org/officeDocument/2006/relationships/image" Target="media/image13.png" Id="rId40" /><Relationship Type="http://schemas.openxmlformats.org/officeDocument/2006/relationships/image" Target="media/image18.png" Id="rId45" /><Relationship Type="http://schemas.openxmlformats.org/officeDocument/2006/relationships/image" Target="media/image32.png" Id="rId66" /><Relationship Type="http://schemas.openxmlformats.org/officeDocument/2006/relationships/image" Target="media/image47.png" Id="rId87" /><Relationship Type="http://schemas.openxmlformats.org/officeDocument/2006/relationships/hyperlink" Target="https://code.visualstudio.com/" TargetMode="External" Id="rId110" /><Relationship Type="http://schemas.openxmlformats.org/officeDocument/2006/relationships/hyperlink" Target="https://notepad-plus-plus.org/" TargetMode="External" Id="rId115" /><Relationship Type="http://schemas.openxmlformats.org/officeDocument/2006/relationships/hyperlink" Target="https://cmontmorency365.sharepoint.com/sites/TIM-programmeTIM752/Documents%20partages/General/protocole_acces_laboratoires_studios_tim_2021-2022A.pdf" TargetMode="External" Id="rId131" /><Relationship Type="http://schemas.openxmlformats.org/officeDocument/2006/relationships/hyperlink" Target="https://web.microsoftstream.com/video/bd9af052-7cce-4636-8f73-67ba0317178e" TargetMode="External" Id="rId136" /><Relationship Type="http://schemas.openxmlformats.org/officeDocument/2006/relationships/image" Target="media/image27.png" Id="rId61" /><Relationship Type="http://schemas.openxmlformats.org/officeDocument/2006/relationships/hyperlink" Target="https://amzn.to/3eJoFDK" TargetMode="External" Id="rId82" /><Relationship Type="http://schemas.openxmlformats.org/officeDocument/2006/relationships/footer" Target="footer1.xml" Id="rId152" /><Relationship Type="http://schemas.openxmlformats.org/officeDocument/2006/relationships/image" Target="media/image3.png" Id="rId19" /><Relationship Type="http://schemas.openxmlformats.org/officeDocument/2006/relationships/hyperlink" Target="https://www.cmontmorency.qc.ca/wp-content/uploads/images/college/regles-et-reglements/politiques_institutionelles/Politique-Violences-a-caractere-sexuel-VF.pdf" TargetMode="External" Id="rId14" /><Relationship Type="http://schemas.openxmlformats.org/officeDocument/2006/relationships/image" Target="media/image6.png" Id="rId30" /><Relationship Type="http://schemas.openxmlformats.org/officeDocument/2006/relationships/hyperlink" Target="https://www.office.com/" TargetMode="External" Id="rId35" /><Relationship Type="http://schemas.openxmlformats.org/officeDocument/2006/relationships/hyperlink" Target="https://cmontmorency365.sharepoint.com/sites/TIM-programmeTIM752/_layouts/15/Doc.aspx?OR=teams&amp;action=edit&amp;sourcedoc=%7bC3EAAF64-4A34-4568-8914-1238F1BB0CC7%7d" TargetMode="External" Id="rId56" /><Relationship Type="http://schemas.openxmlformats.org/officeDocument/2006/relationships/image" Target="media/image41.png" Id="rId77" /><Relationship Type="http://schemas.openxmlformats.org/officeDocument/2006/relationships/hyperlink" Target="mailto:louis@economik.com" TargetMode="External" Id="rId100" /><Relationship Type="http://schemas.openxmlformats.org/officeDocument/2006/relationships/image" Target="media/image56.png" Id="rId105" /><Relationship Type="http://schemas.openxmlformats.org/officeDocument/2006/relationships/hyperlink" Target="https://cmontmorency365.sharepoint.com/:f:/s/TIM-programmeTIM752/EgffIjRu791IoKkPMyr_UxEBWYsiw3qDVve-SMI8ciwtNw?e=hSixQI" TargetMode="External" Id="rId126" /><Relationship Type="http://schemas.openxmlformats.org/officeDocument/2006/relationships/hyperlink" Target="https://web.microsoftstream.com/video/fdb84943-3779-4e51-8bfb-d0f75148a8de" TargetMode="External" Id="rId147" /><Relationship Type="http://schemas.openxmlformats.org/officeDocument/2006/relationships/webSettings" Target="webSettings.xml" Id="rId8" /><Relationship Type="http://schemas.openxmlformats.org/officeDocument/2006/relationships/hyperlink" Target="https://teams.microsoft.com/l/team/19%3ae2121b3fe57846fda1930eb8a82d7059%40thread.tacv2/conversations?groupId=841c96b7-8065-42c2-9964-796f6a7195b7&amp;tenantId=ffa995c7-10de-4ec8-95db-28ed0576455d" TargetMode="External" Id="rId51" /><Relationship Type="http://schemas.openxmlformats.org/officeDocument/2006/relationships/image" Target="media/image36.png" Id="rId72" /><Relationship Type="http://schemas.openxmlformats.org/officeDocument/2006/relationships/image" Target="media/image53.png" Id="rId93" /><Relationship Type="http://schemas.openxmlformats.org/officeDocument/2006/relationships/hyperlink" Target="https://bit.ly/2XWPJsr" TargetMode="External" Id="rId98" /><Relationship Type="http://schemas.openxmlformats.org/officeDocument/2006/relationships/hyperlink" Target="https://www.arduino.cc/" TargetMode="External" Id="rId121" /><Relationship Type="http://schemas.openxmlformats.org/officeDocument/2006/relationships/hyperlink" Target="https://web.microsoftstream.com/video/ab27c55f-9a31-457e-a956-a41e2d29fe2f" TargetMode="External" Id="rId142" /><Relationship Type="http://schemas.openxmlformats.org/officeDocument/2006/relationships/customXml" Target="../customXml/item3.xml" Id="rId3" /><Relationship Type="http://schemas.openxmlformats.org/officeDocument/2006/relationships/hyperlink" Target="https://ccti.cmontmorency.qc.ca/la-rentree/" TargetMode="External" Id="rId25" /><Relationship Type="http://schemas.openxmlformats.org/officeDocument/2006/relationships/image" Target="media/image19.png" Id="rId46" /><Relationship Type="http://schemas.openxmlformats.org/officeDocument/2006/relationships/hyperlink" Target="https://teams.microsoft.com/l/file/C3EAAF64-4A34-4568-8914-1238F1BB0CC7?tenantId=ffa995c7-10de-4ec8-95db-28ed0576455d&amp;fileType=xlsx&amp;objectUrl=https%3A%2F%2Fcmontmorency365.sharepoint.com%2Fsites%2FTIM-programmeTIM752%2FDocuments%20partages%2FGeneral%2Freservations_postes.xlsx&amp;baseUrl=https%3A%2F%2Fcmontmorency365.sharepoint.com%2Fsites%2FTIM-programmeTIM752&amp;serviceName=teams&amp;threadId=19:0df14bbe83b542679a319fb4fa0dcea8@thread.tacv2&amp;groupId=924057af-2255-4c2a-8ce7-f0a1809ad4a4" TargetMode="External" Id="rId67" /><Relationship Type="http://schemas.openxmlformats.org/officeDocument/2006/relationships/hyperlink" Target="https://code.visualstudio.com/" TargetMode="External" Id="rId116" /><Relationship Type="http://schemas.openxmlformats.org/officeDocument/2006/relationships/hyperlink" Target="https://web.microsoftstream.com/video/02b7f02b-56ea-4909-bc66-83cc0969ce77" TargetMode="External" Id="rId137" /><Relationship Type="http://schemas.openxmlformats.org/officeDocument/2006/relationships/image" Target="media/image4.png" Id="rId20" /><Relationship Type="http://schemas.openxmlformats.org/officeDocument/2006/relationships/image" Target="media/image14.png" Id="rId41" /><Relationship Type="http://schemas.openxmlformats.org/officeDocument/2006/relationships/image" Target="media/image28.png" Id="rId62" /><Relationship Type="http://schemas.openxmlformats.org/officeDocument/2006/relationships/hyperlink" Target="https://amz.run/4aUW" TargetMode="External" Id="rId83" /><Relationship Type="http://schemas.openxmlformats.org/officeDocument/2006/relationships/image" Target="media/image48.png" Id="rId88" /><Relationship Type="http://schemas.openxmlformats.org/officeDocument/2006/relationships/hyperlink" Target="https://visualstudio.microsoft.com/fr/vs/community/?rr=https%3A%2F%2Fduckduckgo.com%2F" TargetMode="External" Id="rId111" /><Relationship Type="http://schemas.openxmlformats.org/officeDocument/2006/relationships/hyperlink" Target="https://teamup.com/ks5tb2ed4b9yetgo9v" TargetMode="External" Id="rId132" /><Relationship Type="http://schemas.openxmlformats.org/officeDocument/2006/relationships/fontTable" Target="fontTable.xml" Id="rId153" /><Relationship Type="http://schemas.openxmlformats.org/officeDocument/2006/relationships/hyperlink" Target="https://cmontmorency365.sharepoint.com/:w:/s/TIM-TTP/EbebEUjsWoxDuyPH2j7hBh0BhVJNmxQqNb5hnf7wbii4tQ?e=ftPo3g" TargetMode="External" Id="rId15" /><Relationship Type="http://schemas.openxmlformats.org/officeDocument/2006/relationships/hyperlink" Target="https://www.youtube.com/watch?v=Fa9hCEg0tuM&amp;ab_channel=TicCMontmorency" TargetMode="External" Id="rId36" /><Relationship Type="http://schemas.openxmlformats.org/officeDocument/2006/relationships/hyperlink" Target="https://www.realvnc.com/en/connect/download/viewer/" TargetMode="External" Id="rId57" /><Relationship Type="http://schemas.openxmlformats.org/officeDocument/2006/relationships/image" Target="media/image57.png" Id="rId106" /><Relationship Type="http://schemas.openxmlformats.org/officeDocument/2006/relationships/hyperlink" Target="https://cmontmorency365.sharepoint.com/sites/TIM-programmeTIM752/Documents%20partages/General/protocole_acces_laboratoires_studios_tim_2021-2022A.pdf" TargetMode="External" Id="rId127" /><Relationship Type="http://schemas.openxmlformats.org/officeDocument/2006/relationships/endnotes" Target="endnotes.xml" Id="rId10" /><Relationship Type="http://schemas.openxmlformats.org/officeDocument/2006/relationships/image" Target="media/image7.png" Id="rId31" /><Relationship Type="http://schemas.openxmlformats.org/officeDocument/2006/relationships/hyperlink" Target="https://outlook.office365.com/owa/calendar/Soutientechno1@cmontmorency.qc.ca/bookings/" TargetMode="External" Id="rId52" /><Relationship Type="http://schemas.openxmlformats.org/officeDocument/2006/relationships/image" Target="media/image37.png" Id="rId73" /><Relationship Type="http://schemas.openxmlformats.org/officeDocument/2006/relationships/image" Target="media/image42.png" Id="rId78" /><Relationship Type="http://schemas.openxmlformats.org/officeDocument/2006/relationships/image" Target="media/image54.png" Id="rId94" /><Relationship Type="http://schemas.openxmlformats.org/officeDocument/2006/relationships/hyperlink" Target="https://amzn.to/2Xtw1pf" TargetMode="External" Id="rId99" /><Relationship Type="http://schemas.openxmlformats.org/officeDocument/2006/relationships/hyperlink" Target="http://www.economik.com/" TargetMode="External" Id="rId101" /><Relationship Type="http://schemas.openxmlformats.org/officeDocument/2006/relationships/hyperlink" Target="https://www.cmontmorency.qc.ca/wp-content/uploads/2011/10/images_college_politiques_pol-relative-emploi-langue.pdf" TargetMode="External" Id="rId122" /><Relationship Type="http://schemas.openxmlformats.org/officeDocument/2006/relationships/hyperlink" Target="https://web.microsoftstream.com/video/d2e25fc1-1d0e-41ff-9016-cbd7e47b65b3" TargetMode="External" Id="rId143" /><Relationship Type="http://schemas.openxmlformats.org/officeDocument/2006/relationships/hyperlink" Target="https://web.microsoftstream.com/video/8fdd873a-a00f-4275-85c2-a2f7c02d406e" TargetMode="External" Id="rId148"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teams.microsoft.com" TargetMode="External" Id="rId26" /><Relationship Type="http://schemas.openxmlformats.org/officeDocument/2006/relationships/image" Target="media/image20.png" Id="rId47" /><Relationship Type="http://schemas.openxmlformats.org/officeDocument/2006/relationships/hyperlink" Target="https://cmontmorency365.sharepoint.com/sites/TIM-programmeTIM752/_layouts/15/Doc.aspx?OR=teams&amp;action=edit&amp;sourcedoc=%7bC3EAAF64-4A34-4568-8914-1238F1BB0CC7%7d" TargetMode="External" Id="rId68" /><Relationship Type="http://schemas.openxmlformats.org/officeDocument/2006/relationships/image" Target="media/image49.png" Id="rId89" /><Relationship Type="http://schemas.openxmlformats.org/officeDocument/2006/relationships/hyperlink" Target="https://notepad-plus-plus.org/" TargetMode="External" Id="rId112" /><Relationship Type="http://schemas.openxmlformats.org/officeDocument/2006/relationships/image" Target="media/image61.png" Id="rId133" /><Relationship Type="http://schemas.openxmlformats.org/officeDocument/2006/relationships/theme" Target="theme/theme1.xml" Id="rId154" /><Relationship Type="http://schemas.openxmlformats.org/officeDocument/2006/relationships/hyperlink" Target="https://www.cmontmorency.qc.ca/wp-content/uploads/2017/09/litiges.pdf" TargetMode="External" Id="rId16" /><Relationship Type="http://schemas.openxmlformats.org/officeDocument/2006/relationships/image" Target="media/image10.png" Id="rId37" /><Relationship Type="http://schemas.openxmlformats.org/officeDocument/2006/relationships/image" Target="media/image24.png" Id="rId58" /><Relationship Type="http://schemas.openxmlformats.org/officeDocument/2006/relationships/image" Target="media/image43.png" Id="rId79" /><Relationship Type="http://schemas.openxmlformats.org/officeDocument/2006/relationships/hyperlink" Target="https://ccti.cmontmorency.qc.ca/faq/faq.php?id=76" TargetMode="External" Id="rId102" /><Relationship Type="http://schemas.openxmlformats.org/officeDocument/2006/relationships/hyperlink" Target="https://www.fondationsoutienartslaval.com/" TargetMode="External" Id="rId123" /><Relationship Type="http://schemas.openxmlformats.org/officeDocument/2006/relationships/hyperlink" Target="https://web.microsoftstream.com/video/3fb7dc06-6b02-4abd-a789-1d6f19171df3" TargetMode="External" Id="rId144" /><Relationship Type="http://schemas.openxmlformats.org/officeDocument/2006/relationships/image" Target="media/image50.png" Id="rId90" /><Relationship Type="http://schemas.openxmlformats.org/officeDocument/2006/relationships/hyperlink" Target="http://ccti.cmontmorency.qc.ca/faq/faq.php?id=151" TargetMode="External" Id="R52f3f9d7c0d04dbf" /><Relationship Type="http://schemas.openxmlformats.org/officeDocument/2006/relationships/glossaryDocument" Target="glossary/document.xml" Id="R5f8bf1a6a3954fc1"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64.png"/></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5136eb55-1f9c-49ad-95b9-db3226d780e7}"/>
      </w:docPartPr>
      <w:docPartBody>
        <w:p w14:paraId="484B4F67">
          <w:r>
            <w:rPr>
              <w:rStyle w:val="PlaceholderText"/>
            </w:rPr>
            <w:t/>
          </w:r>
        </w:p>
      </w:docPartBody>
    </w:docPart>
  </w:docParts>
</w:glossaryDocument>
</file>

<file path=word/theme/theme1.xml><?xml version="1.0" encoding="utf-8"?>
<a:theme xmlns:a="http://schemas.openxmlformats.org/drawingml/2006/main" name="Thème Office">
  <a:themeElements>
    <a:clrScheme name="Vert jaune">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6A983072543384F9BCFE8C82479F37C" ma:contentTypeVersion="20" ma:contentTypeDescription="Crée un document." ma:contentTypeScope="" ma:versionID="0b27084f5baae7c0c54a0f0350e2bd41">
  <xsd:schema xmlns:xsd="http://www.w3.org/2001/XMLSchema" xmlns:xs="http://www.w3.org/2001/XMLSchema" xmlns:p="http://schemas.microsoft.com/office/2006/metadata/properties" xmlns:ns2="9de65812-d31a-4375-88c2-e0618de13189" xmlns:ns3="89032030-40c4-4eb4-9593-726575b50101" targetNamespace="http://schemas.microsoft.com/office/2006/metadata/properties" ma:root="true" ma:fieldsID="ef8d05ecbb9f349a97b24c3b33f6774d" ns2:_="" ns3:_="">
    <xsd:import namespace="9de65812-d31a-4375-88c2-e0618de13189"/>
    <xsd:import namespace="89032030-40c4-4eb4-9593-726575b5010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MediaLengthInSeconds" minOccurs="0"/>
                <xsd:element ref="ns3: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e65812-d31a-4375-88c2-e0618de131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Balises d’images" ma:readOnly="false" ma:fieldId="{5cf76f15-5ced-4ddc-b409-7134ff3c332f}" ma:taxonomyMulti="true" ma:sspId="727717c5-7fd9-4045-b71d-aa218ca8ac0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9032030-40c4-4eb4-9593-726575b50101" elementFormDefault="qualified">
    <xsd:import namespace="http://schemas.microsoft.com/office/2006/documentManagement/types"/>
    <xsd:import namespace="http://schemas.microsoft.com/office/infopath/2007/PartnerControls"/>
    <xsd:element name="SharedWithUsers" ma:index="16"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Partagé avec détails" ma:internalName="SharedWithDetails" ma:readOnly="true">
      <xsd:simpleType>
        <xsd:restriction base="dms:Note">
          <xsd:maxLength value="255"/>
        </xsd:restriction>
      </xsd:simpleType>
    </xsd:element>
    <xsd:element name="TaxCatchAll" ma:index="21" nillable="true" ma:displayName="Taxonomy Catch All Column" ma:hidden="true" ma:list="{5f6a18e2-1b0f-42a1-a18d-821c059c6f8e}" ma:internalName="TaxCatchAll" ma:showField="CatchAllData" ma:web="89032030-40c4-4eb4-9593-726575b5010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89032030-40c4-4eb4-9593-726575b50101">
      <UserInfo>
        <DisplayName>TIM - Programme TIM - Membres</DisplayName>
        <AccountId>63</AccountId>
        <AccountType/>
      </UserInfo>
      <UserInfo>
        <DisplayName>TIM - Programme TIM - Membres</DisplayName>
        <AccountId>186</AccountId>
        <AccountType/>
      </UserInfo>
    </SharedWithUsers>
    <TaxCatchAll xmlns="89032030-40c4-4eb4-9593-726575b50101" xsi:nil="true"/>
    <lcf76f155ced4ddcb4097134ff3c332f xmlns="9de65812-d31a-4375-88c2-e0618de13189">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62E4147-0DFD-4EEE-9C25-3279E191AB04}">
  <ds:schemaRefs>
    <ds:schemaRef ds:uri="http://schemas.openxmlformats.org/officeDocument/2006/bibliography"/>
  </ds:schemaRefs>
</ds:datastoreItem>
</file>

<file path=customXml/itemProps2.xml><?xml version="1.0" encoding="utf-8"?>
<ds:datastoreItem xmlns:ds="http://schemas.openxmlformats.org/officeDocument/2006/customXml" ds:itemID="{8B077266-B9E5-47CF-9BB0-93F04F6E18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e65812-d31a-4375-88c2-e0618de13189"/>
    <ds:schemaRef ds:uri="89032030-40c4-4eb4-9593-726575b501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F4D95D6-9C1C-4D6F-B003-600F1E5983E6}">
  <ds:schemaRefs>
    <ds:schemaRef ds:uri="http://schemas.microsoft.com/office/2006/metadata/properties"/>
    <ds:schemaRef ds:uri="http://schemas.microsoft.com/office/infopath/2007/PartnerControls"/>
    <ds:schemaRef ds:uri="89032030-40c4-4eb4-9593-726575b50101"/>
    <ds:schemaRef ds:uri="9de65812-d31a-4375-88c2-e0618de13189"/>
  </ds:schemaRefs>
</ds:datastoreItem>
</file>

<file path=customXml/itemProps4.xml><?xml version="1.0" encoding="utf-8"?>
<ds:datastoreItem xmlns:ds="http://schemas.openxmlformats.org/officeDocument/2006/customXml" ds:itemID="{7E1F21E5-35FD-4EF8-980D-F4C4054CFEFB}">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Boisvert, Lora</cp:lastModifiedBy>
  <cp:revision>75</cp:revision>
  <dcterms:created xsi:type="dcterms:W3CDTF">2021-09-08T21:53:00Z</dcterms:created>
  <dcterms:modified xsi:type="dcterms:W3CDTF">2022-08-31T16:56:54Z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0x01010036A983072543384F9BCFE8C82479F37C</vt:lpwstr>
  </property>
  <property fmtid="{D5CDD505-2E9C-101B-9397-08002B2CF9AE}" pid="3" name="MediaServiceImageTags">
    <vt:lpwstr/>
  </property>
</Properties>
</file>